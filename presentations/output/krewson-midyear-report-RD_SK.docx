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835778" w14:textId="10C8AA01" w:rsidR="00065330" w:rsidRPr="003D531C" w:rsidRDefault="00065330" w:rsidP="003D531C">
      <w:pPr>
        <w:jc w:val="center"/>
        <w:rPr>
          <w:rFonts w:ascii="Times New Roman" w:hAnsi="Times New Roman" w:cs="Times New Roman"/>
          <w:b/>
        </w:rPr>
      </w:pPr>
      <w:r w:rsidRPr="003D531C">
        <w:rPr>
          <w:rFonts w:ascii="Times New Roman" w:hAnsi="Times New Roman" w:cs="Times New Roman"/>
          <w:b/>
        </w:rPr>
        <w:t>A Half-Century of Illustrated Pages: ACS Lab Notes</w:t>
      </w:r>
    </w:p>
    <w:p w14:paraId="6FBF7BBF" w14:textId="77777777" w:rsidR="00065330" w:rsidRPr="00065330" w:rsidRDefault="00065330" w:rsidP="003D531C">
      <w:pPr>
        <w:jc w:val="center"/>
        <w:rPr>
          <w:rFonts w:ascii="Times New Roman" w:hAnsi="Times New Roman" w:cs="Times New Roman"/>
        </w:rPr>
      </w:pPr>
      <w:r w:rsidRPr="00065330">
        <w:rPr>
          <w:rFonts w:ascii="Times New Roman" w:hAnsi="Times New Roman" w:cs="Times New Roman"/>
        </w:rPr>
        <w:t>Stephen Krewson</w:t>
      </w:r>
    </w:p>
    <w:p w14:paraId="1FFB3078" w14:textId="77777777" w:rsidR="00065330" w:rsidRPr="00065330" w:rsidRDefault="00065330" w:rsidP="00065330">
      <w:pPr>
        <w:rPr>
          <w:rFonts w:ascii="Times New Roman" w:hAnsi="Times New Roman" w:cs="Times New Roman"/>
        </w:rPr>
      </w:pPr>
    </w:p>
    <w:p w14:paraId="027F3C98" w14:textId="77777777" w:rsidR="00065330" w:rsidRPr="00065330" w:rsidRDefault="00065330" w:rsidP="00065330">
      <w:pPr>
        <w:rPr>
          <w:rFonts w:ascii="Times New Roman" w:hAnsi="Times New Roman" w:cs="Times New Roman"/>
        </w:rPr>
      </w:pPr>
    </w:p>
    <w:p w14:paraId="666134EE" w14:textId="06851B21" w:rsidR="00065330" w:rsidRDefault="00065330" w:rsidP="00065330">
      <w:pPr>
        <w:rPr>
          <w:rFonts w:ascii="Times New Roman" w:hAnsi="Times New Roman" w:cs="Times New Roman"/>
        </w:rPr>
      </w:pPr>
      <w:r w:rsidRPr="00065330">
        <w:rPr>
          <w:rFonts w:ascii="Times New Roman" w:hAnsi="Times New Roman" w:cs="Times New Roman"/>
        </w:rPr>
        <w:t xml:space="preserve">We’ve reached the mid-point of my </w:t>
      </w:r>
      <w:hyperlink r:id="rId8">
        <w:r w:rsidRPr="00065330">
          <w:rPr>
            <w:rStyle w:val="Hyperlink"/>
            <w:rFonts w:ascii="Times New Roman" w:hAnsi="Times New Roman" w:cs="Times New Roman"/>
          </w:rPr>
          <w:t>Advanced Collaborative Support project,</w:t>
        </w:r>
      </w:hyperlink>
      <w:r w:rsidRPr="00065330">
        <w:rPr>
          <w:rFonts w:ascii="Times New Roman" w:hAnsi="Times New Roman" w:cs="Times New Roman"/>
        </w:rPr>
        <w:t xml:space="preserve"> “Deriving Basic Illustration Metadata.” Right now, sitting on a supercomputer named Big Red at Indiana</w:t>
      </w:r>
      <w:r w:rsidR="003D531C">
        <w:rPr>
          <w:rFonts w:ascii="Times New Roman" w:hAnsi="Times New Roman" w:cs="Times New Roman"/>
        </w:rPr>
        <w:t xml:space="preserve"> University</w:t>
      </w:r>
      <w:r w:rsidRPr="00065330">
        <w:rPr>
          <w:rFonts w:ascii="Times New Roman" w:hAnsi="Times New Roman" w:cs="Times New Roman"/>
        </w:rPr>
        <w:t xml:space="preserve">, is a rather remarkable dataset: </w:t>
      </w:r>
      <w:r w:rsidRPr="003D531C">
        <w:rPr>
          <w:rFonts w:ascii="Times New Roman" w:hAnsi="Times New Roman" w:cs="Times New Roman"/>
          <w:i/>
        </w:rPr>
        <w:t xml:space="preserve">every illustrated page from every Google- scanned volume in the </w:t>
      </w:r>
      <w:proofErr w:type="spellStart"/>
      <w:r w:rsidRPr="003D531C">
        <w:rPr>
          <w:rFonts w:ascii="Times New Roman" w:hAnsi="Times New Roman" w:cs="Times New Roman"/>
          <w:i/>
        </w:rPr>
        <w:t>HathiTrust</w:t>
      </w:r>
      <w:proofErr w:type="spellEnd"/>
      <w:r w:rsidRPr="003D531C">
        <w:rPr>
          <w:rFonts w:ascii="Times New Roman" w:hAnsi="Times New Roman" w:cs="Times New Roman"/>
          <w:i/>
        </w:rPr>
        <w:t xml:space="preserve"> Digital Library for the period 1800-1850.</w:t>
      </w:r>
      <w:r w:rsidRPr="00065330">
        <w:rPr>
          <w:rFonts w:ascii="Times New Roman" w:hAnsi="Times New Roman" w:cs="Times New Roman"/>
        </w:rPr>
        <w:t xml:space="preserve"> Although the image processing pipeline we are using is not new, working at this scale is.</w:t>
      </w:r>
    </w:p>
    <w:p w14:paraId="65358644" w14:textId="77777777" w:rsidR="00065330" w:rsidRPr="00065330" w:rsidRDefault="00065330" w:rsidP="00065330">
      <w:pPr>
        <w:rPr>
          <w:rFonts w:ascii="Times New Roman" w:hAnsi="Times New Roman" w:cs="Times New Roman"/>
        </w:rPr>
      </w:pPr>
    </w:p>
    <w:p w14:paraId="3A386DD8" w14:textId="58FC2D9F" w:rsidR="00065330" w:rsidRDefault="00065330" w:rsidP="00065330">
      <w:pPr>
        <w:rPr>
          <w:rFonts w:ascii="Times New Roman" w:hAnsi="Times New Roman" w:cs="Times New Roman"/>
        </w:rPr>
      </w:pPr>
      <w:r w:rsidRPr="00065330">
        <w:rPr>
          <w:rFonts w:ascii="Times New Roman" w:hAnsi="Times New Roman" w:cs="Times New Roman"/>
        </w:rPr>
        <w:t>A working hypothesis of historical studies of illustration is that graphic elements in printed objects exhibit technical and stylistic similarity over time, but this development</w:t>
      </w:r>
      <w:r w:rsidR="00A92175">
        <w:rPr>
          <w:rFonts w:ascii="Times New Roman" w:hAnsi="Times New Roman" w:cs="Times New Roman"/>
        </w:rPr>
        <w:t xml:space="preserve"> </w:t>
      </w:r>
      <w:r w:rsidRPr="00065330">
        <w:rPr>
          <w:rFonts w:ascii="Times New Roman" w:hAnsi="Times New Roman" w:cs="Times New Roman"/>
        </w:rPr>
        <w:t xml:space="preserve">is </w:t>
      </w:r>
      <w:r w:rsidRPr="00065330">
        <w:rPr>
          <w:rFonts w:ascii="Times New Roman" w:hAnsi="Times New Roman" w:cs="Times New Roman"/>
          <w:i/>
        </w:rPr>
        <w:t>uneven</w:t>
      </w:r>
      <w:r w:rsidRPr="00065330">
        <w:rPr>
          <w:rFonts w:ascii="Times New Roman" w:hAnsi="Times New Roman" w:cs="Times New Roman"/>
        </w:rPr>
        <w:t>.</w:t>
      </w:r>
      <w:r w:rsidR="00A92175">
        <w:rPr>
          <w:rFonts w:ascii="Times New Roman" w:hAnsi="Times New Roman" w:cs="Times New Roman"/>
        </w:rPr>
        <w:t xml:space="preserve"> </w:t>
      </w:r>
      <w:r w:rsidRPr="00065330">
        <w:rPr>
          <w:rFonts w:ascii="Times New Roman" w:hAnsi="Times New Roman" w:cs="Times New Roman"/>
        </w:rPr>
        <w:t>That</w:t>
      </w:r>
      <w:r w:rsidR="00A92175">
        <w:rPr>
          <w:rFonts w:ascii="Times New Roman" w:hAnsi="Times New Roman" w:cs="Times New Roman"/>
        </w:rPr>
        <w:t xml:space="preserve"> </w:t>
      </w:r>
      <w:r w:rsidRPr="00065330">
        <w:rPr>
          <w:rFonts w:ascii="Times New Roman" w:hAnsi="Times New Roman" w:cs="Times New Roman"/>
        </w:rPr>
        <w:t>is to</w:t>
      </w:r>
      <w:r w:rsidR="00A92175">
        <w:rPr>
          <w:rFonts w:ascii="Times New Roman" w:hAnsi="Times New Roman" w:cs="Times New Roman"/>
        </w:rPr>
        <w:t xml:space="preserve"> </w:t>
      </w:r>
      <w:r w:rsidRPr="00065330">
        <w:rPr>
          <w:rFonts w:ascii="Times New Roman" w:hAnsi="Times New Roman" w:cs="Times New Roman"/>
        </w:rPr>
        <w:t>say,</w:t>
      </w:r>
      <w:r w:rsidR="00A92175">
        <w:rPr>
          <w:rFonts w:ascii="Times New Roman" w:hAnsi="Times New Roman" w:cs="Times New Roman"/>
        </w:rPr>
        <w:t xml:space="preserve"> </w:t>
      </w:r>
      <w:r w:rsidRPr="00065330">
        <w:rPr>
          <w:rFonts w:ascii="Times New Roman" w:hAnsi="Times New Roman" w:cs="Times New Roman"/>
        </w:rPr>
        <w:t>illustrations</w:t>
      </w:r>
      <w:r w:rsidR="00A92175">
        <w:rPr>
          <w:rFonts w:ascii="Times New Roman" w:hAnsi="Times New Roman" w:cs="Times New Roman"/>
        </w:rPr>
        <w:t xml:space="preserve"> </w:t>
      </w:r>
      <w:r w:rsidRPr="00065330">
        <w:rPr>
          <w:rFonts w:ascii="Times New Roman" w:hAnsi="Times New Roman" w:cs="Times New Roman"/>
        </w:rPr>
        <w:t>“change with the</w:t>
      </w:r>
      <w:r w:rsidR="00A92175">
        <w:rPr>
          <w:rFonts w:ascii="Times New Roman" w:hAnsi="Times New Roman" w:cs="Times New Roman"/>
        </w:rPr>
        <w:t xml:space="preserve"> </w:t>
      </w:r>
      <w:r w:rsidRPr="00065330">
        <w:rPr>
          <w:rFonts w:ascii="Times New Roman" w:hAnsi="Times New Roman" w:cs="Times New Roman"/>
        </w:rPr>
        <w:t>times”</w:t>
      </w:r>
      <w:r w:rsidR="00A92175">
        <w:rPr>
          <w:rFonts w:ascii="Times New Roman" w:hAnsi="Times New Roman" w:cs="Times New Roman"/>
        </w:rPr>
        <w:t xml:space="preserve"> </w:t>
      </w:r>
      <w:r w:rsidRPr="00065330">
        <w:rPr>
          <w:rFonts w:ascii="Times New Roman" w:hAnsi="Times New Roman" w:cs="Times New Roman"/>
        </w:rPr>
        <w:t xml:space="preserve">at different rates. On the one hand, the emergence of new techniques like lithography will exert a competitive pressure within the book market and prompt artisans to explore the affordances of the new </w:t>
      </w:r>
      <w:del w:id="0" w:author="Stephen Krewson" w:date="2020-01-28T08:22:00Z">
        <w:r w:rsidRPr="00065330" w:rsidDel="005252CB">
          <w:rPr>
            <w:rFonts w:ascii="Times New Roman" w:hAnsi="Times New Roman" w:cs="Times New Roman"/>
          </w:rPr>
          <w:delText>medium</w:delText>
        </w:r>
      </w:del>
      <w:ins w:id="1" w:author="Stephen Krewson" w:date="2020-01-28T08:22:00Z">
        <w:r w:rsidR="005252CB">
          <w:rPr>
            <w:rFonts w:ascii="Times New Roman" w:hAnsi="Times New Roman" w:cs="Times New Roman"/>
          </w:rPr>
          <w:t>method</w:t>
        </w:r>
      </w:ins>
      <w:r w:rsidRPr="00065330">
        <w:rPr>
          <w:rFonts w:ascii="Times New Roman" w:hAnsi="Times New Roman" w:cs="Times New Roman"/>
        </w:rPr>
        <w:t>.</w:t>
      </w:r>
      <w:r w:rsidR="00A92175">
        <w:rPr>
          <w:rFonts w:ascii="Times New Roman" w:hAnsi="Times New Roman" w:cs="Times New Roman"/>
        </w:rPr>
        <w:t xml:space="preserve"> </w:t>
      </w:r>
      <w:r w:rsidRPr="00065330">
        <w:rPr>
          <w:rFonts w:ascii="Times New Roman" w:hAnsi="Times New Roman" w:cs="Times New Roman"/>
        </w:rPr>
        <w:t>On the</w:t>
      </w:r>
      <w:r w:rsidR="00A92175">
        <w:rPr>
          <w:rFonts w:ascii="Times New Roman" w:hAnsi="Times New Roman" w:cs="Times New Roman"/>
        </w:rPr>
        <w:t xml:space="preserve"> </w:t>
      </w:r>
      <w:r w:rsidRPr="00065330">
        <w:rPr>
          <w:rFonts w:ascii="Times New Roman" w:hAnsi="Times New Roman" w:cs="Times New Roman"/>
        </w:rPr>
        <w:t>other</w:t>
      </w:r>
      <w:r w:rsidR="00A92175">
        <w:rPr>
          <w:rFonts w:ascii="Times New Roman" w:hAnsi="Times New Roman" w:cs="Times New Roman"/>
        </w:rPr>
        <w:t xml:space="preserve"> </w:t>
      </w:r>
      <w:r w:rsidRPr="00065330">
        <w:rPr>
          <w:rFonts w:ascii="Times New Roman" w:hAnsi="Times New Roman" w:cs="Times New Roman"/>
        </w:rPr>
        <w:t>hand, reuse of woodblocks and other at-hand materials remains appealing for financial reasons. In some cases, a “vintage” style may even be desirable.</w:t>
      </w:r>
    </w:p>
    <w:p w14:paraId="5762CAF4" w14:textId="77777777" w:rsidR="00065330" w:rsidRPr="00065330" w:rsidRDefault="00065330" w:rsidP="00065330">
      <w:pPr>
        <w:rPr>
          <w:rFonts w:ascii="Times New Roman" w:hAnsi="Times New Roman" w:cs="Times New Roman"/>
        </w:rPr>
      </w:pPr>
    </w:p>
    <w:p w14:paraId="21DADA14" w14:textId="6CC512CD" w:rsidR="00065330" w:rsidRDefault="00065330" w:rsidP="00065330">
      <w:pPr>
        <w:rPr>
          <w:rFonts w:ascii="Times New Roman" w:hAnsi="Times New Roman" w:cs="Times New Roman"/>
        </w:rPr>
      </w:pPr>
      <w:r w:rsidRPr="00065330">
        <w:rPr>
          <w:rFonts w:ascii="Times New Roman" w:hAnsi="Times New Roman" w:cs="Times New Roman"/>
        </w:rPr>
        <w:t xml:space="preserve">Before attempting to characterize this “unevenness” computationally, many smaller steps are necessary. The first step involves putting together a dataset of images that can plausibly represent the breadth of printed illustrations for a period in time. My project’s 50-year sample pushes up against the limits of what can be stored on disk for a project, but HTRC’s resources make possible what would be otherwise unimaginable for a graduate student. Although choosing a start year at the beginning of a century has no direct relationship to innovation in image production, </w:t>
      </w:r>
      <w:r w:rsidR="00EC7B67">
        <w:rPr>
          <w:rFonts w:ascii="Times New Roman" w:hAnsi="Times New Roman" w:cs="Times New Roman"/>
        </w:rPr>
        <w:t>50</w:t>
      </w:r>
      <w:r w:rsidRPr="00065330">
        <w:rPr>
          <w:rFonts w:ascii="Times New Roman" w:hAnsi="Times New Roman" w:cs="Times New Roman"/>
        </w:rPr>
        <w:t xml:space="preserve"> years is roughly the length of a </w:t>
      </w:r>
      <w:hyperlink r:id="rId9" w:history="1">
        <w:proofErr w:type="spellStart"/>
        <w:r w:rsidRPr="00516812">
          <w:rPr>
            <w:rStyle w:val="Hyperlink"/>
            <w:rFonts w:ascii="Times New Roman" w:hAnsi="Times New Roman" w:cs="Times New Roman"/>
          </w:rPr>
          <w:t>Kondratiev</w:t>
        </w:r>
        <w:proofErr w:type="spellEnd"/>
        <w:r w:rsidRPr="00516812">
          <w:rPr>
            <w:rStyle w:val="Hyperlink"/>
            <w:rFonts w:ascii="Times New Roman" w:hAnsi="Times New Roman" w:cs="Times New Roman"/>
          </w:rPr>
          <w:t xml:space="preserve"> cycle</w:t>
        </w:r>
      </w:hyperlink>
      <w:r w:rsidRPr="00065330">
        <w:rPr>
          <w:rFonts w:ascii="Times New Roman" w:hAnsi="Times New Roman" w:cs="Times New Roman"/>
        </w:rPr>
        <w:t>. At the very least, five decades should generate plenty of real historical signal.</w:t>
      </w:r>
    </w:p>
    <w:p w14:paraId="16167E9D" w14:textId="77777777" w:rsidR="00065330" w:rsidRPr="00065330" w:rsidRDefault="00065330" w:rsidP="00065330">
      <w:pPr>
        <w:rPr>
          <w:rFonts w:ascii="Times New Roman" w:hAnsi="Times New Roman" w:cs="Times New Roman"/>
        </w:rPr>
      </w:pPr>
    </w:p>
    <w:p w14:paraId="63ECE63D" w14:textId="057C02A2" w:rsidR="00065330" w:rsidRPr="00065330" w:rsidDel="005252CB" w:rsidRDefault="00065330" w:rsidP="00065330">
      <w:pPr>
        <w:rPr>
          <w:del w:id="2" w:author="Stephen Krewson" w:date="2020-01-28T08:26:00Z"/>
          <w:rFonts w:ascii="Times New Roman" w:hAnsi="Times New Roman" w:cs="Times New Roman"/>
        </w:rPr>
      </w:pPr>
      <w:r w:rsidRPr="00065330">
        <w:rPr>
          <w:rFonts w:ascii="Times New Roman" w:hAnsi="Times New Roman" w:cs="Times New Roman"/>
        </w:rPr>
        <w:t>What do I mean by “signal”?</w:t>
      </w:r>
      <w:r w:rsidR="00A92175">
        <w:rPr>
          <w:rFonts w:ascii="Times New Roman" w:hAnsi="Times New Roman" w:cs="Times New Roman"/>
        </w:rPr>
        <w:t xml:space="preserve"> </w:t>
      </w:r>
      <w:r w:rsidRPr="00065330">
        <w:rPr>
          <w:rFonts w:ascii="Times New Roman" w:hAnsi="Times New Roman" w:cs="Times New Roman"/>
        </w:rPr>
        <w:t xml:space="preserve">At the end of the project, each illustration in the dataset will be encoded as a vector of numbers. This allows for calculating similarities between images. All other things being equal, we would expect similar </w:t>
      </w:r>
      <w:ins w:id="3" w:author="Stephen Krewson" w:date="2020-01-28T08:25:00Z">
        <w:r w:rsidR="005252CB">
          <w:rPr>
            <w:rFonts w:ascii="Times New Roman" w:hAnsi="Times New Roman" w:cs="Times New Roman"/>
          </w:rPr>
          <w:t>layouts,</w:t>
        </w:r>
      </w:ins>
      <w:del w:id="4" w:author="Stephen Krewson" w:date="2020-01-28T08:25:00Z">
        <w:r w:rsidRPr="00065330" w:rsidDel="005252CB">
          <w:rPr>
            <w:rFonts w:ascii="Times New Roman" w:hAnsi="Times New Roman" w:cs="Times New Roman"/>
          </w:rPr>
          <w:delText>images</w:delText>
        </w:r>
      </w:del>
      <w:r w:rsidRPr="00065330">
        <w:rPr>
          <w:rFonts w:ascii="Times New Roman" w:hAnsi="Times New Roman" w:cs="Times New Roman"/>
        </w:rPr>
        <w:t xml:space="preserve"> </w:t>
      </w:r>
      <w:ins w:id="5" w:author="Stephen Krewson" w:date="2020-01-28T08:25:00Z">
        <w:r w:rsidR="005252CB">
          <w:rPr>
            <w:rFonts w:ascii="Times New Roman" w:hAnsi="Times New Roman" w:cs="Times New Roman"/>
          </w:rPr>
          <w:t>textures</w:t>
        </w:r>
      </w:ins>
      <w:ins w:id="6" w:author="Stephen Krewson" w:date="2020-01-28T08:26:00Z">
        <w:r w:rsidR="005252CB">
          <w:rPr>
            <w:rFonts w:ascii="Times New Roman" w:hAnsi="Times New Roman" w:cs="Times New Roman"/>
          </w:rPr>
          <w:t>, and subject matter</w:t>
        </w:r>
      </w:ins>
      <w:ins w:id="7" w:author="Stephen Krewson" w:date="2020-01-28T08:25:00Z">
        <w:r w:rsidR="005252CB">
          <w:rPr>
            <w:rFonts w:ascii="Times New Roman" w:hAnsi="Times New Roman" w:cs="Times New Roman"/>
          </w:rPr>
          <w:t xml:space="preserve"> </w:t>
        </w:r>
      </w:ins>
      <w:r w:rsidRPr="00065330">
        <w:rPr>
          <w:rFonts w:ascii="Times New Roman" w:hAnsi="Times New Roman" w:cs="Times New Roman"/>
        </w:rPr>
        <w:t xml:space="preserve">to loosely correlate with </w:t>
      </w:r>
      <w:ins w:id="8" w:author="Stephen Krewson" w:date="2020-01-28T08:26:00Z">
        <w:r w:rsidR="005252CB">
          <w:rPr>
            <w:rFonts w:ascii="Times New Roman" w:hAnsi="Times New Roman" w:cs="Times New Roman"/>
          </w:rPr>
          <w:t>one</w:t>
        </w:r>
      </w:ins>
      <w:del w:id="9" w:author="Stephen Krewson" w:date="2020-01-28T08:26:00Z">
        <w:r w:rsidRPr="00065330" w:rsidDel="005252CB">
          <w:rPr>
            <w:rFonts w:ascii="Times New Roman" w:hAnsi="Times New Roman" w:cs="Times New Roman"/>
          </w:rPr>
          <w:delText>each</w:delText>
        </w:r>
      </w:del>
      <w:r w:rsidRPr="00065330">
        <w:rPr>
          <w:rFonts w:ascii="Times New Roman" w:hAnsi="Times New Roman" w:cs="Times New Roman"/>
        </w:rPr>
        <w:t xml:space="preserve"> other in time. By building “nearest neighbor” maps for certain types of images, we can test whether this is the case and also discover moments of aesthetic anachronism, when older styles reappear.</w:t>
      </w:r>
      <w:ins w:id="10" w:author="Stephen Krewson" w:date="2020-01-28T08:26:00Z">
        <w:r w:rsidR="005252CB">
          <w:rPr>
            <w:rFonts w:ascii="Times New Roman" w:hAnsi="Times New Roman" w:cs="Times New Roman"/>
          </w:rPr>
          <w:t xml:space="preserve"> </w:t>
        </w:r>
      </w:ins>
    </w:p>
    <w:p w14:paraId="12499C1D" w14:textId="77777777" w:rsidR="00065330" w:rsidRPr="00065330" w:rsidRDefault="00065330" w:rsidP="00065330">
      <w:pPr>
        <w:rPr>
          <w:rFonts w:ascii="Times New Roman" w:hAnsi="Times New Roman" w:cs="Times New Roman"/>
        </w:rPr>
      </w:pPr>
      <w:r w:rsidRPr="00065330">
        <w:rPr>
          <w:rFonts w:ascii="Times New Roman" w:hAnsi="Times New Roman" w:cs="Times New Roman"/>
        </w:rPr>
        <w:t xml:space="preserve">The following sections discuss our progress, making some detours to discuss problems that future researchers may face when using </w:t>
      </w:r>
      <w:proofErr w:type="spellStart"/>
      <w:r w:rsidRPr="00065330">
        <w:rPr>
          <w:rFonts w:ascii="Times New Roman" w:hAnsi="Times New Roman" w:cs="Times New Roman"/>
        </w:rPr>
        <w:t>HathiTrust</w:t>
      </w:r>
      <w:proofErr w:type="spellEnd"/>
      <w:r w:rsidRPr="00065330">
        <w:rPr>
          <w:rFonts w:ascii="Times New Roman" w:hAnsi="Times New Roman" w:cs="Times New Roman"/>
        </w:rPr>
        <w:t xml:space="preserve"> for </w:t>
      </w:r>
      <w:r w:rsidRPr="00065330">
        <w:rPr>
          <w:rFonts w:ascii="Times New Roman" w:hAnsi="Times New Roman" w:cs="Times New Roman"/>
          <w:i/>
        </w:rPr>
        <w:t xml:space="preserve">image </w:t>
      </w:r>
      <w:r w:rsidRPr="00065330">
        <w:rPr>
          <w:rFonts w:ascii="Times New Roman" w:hAnsi="Times New Roman" w:cs="Times New Roman"/>
        </w:rPr>
        <w:t>rather than text analysis.</w:t>
      </w:r>
    </w:p>
    <w:p w14:paraId="2CF6B1DE" w14:textId="77777777" w:rsidR="00065330" w:rsidRPr="00065330" w:rsidRDefault="00065330" w:rsidP="00065330">
      <w:pPr>
        <w:rPr>
          <w:rFonts w:ascii="Times New Roman" w:hAnsi="Times New Roman" w:cs="Times New Roman"/>
        </w:rPr>
      </w:pPr>
    </w:p>
    <w:p w14:paraId="0F12675F" w14:textId="6C3E3965" w:rsidR="00065330" w:rsidRPr="00065330" w:rsidRDefault="00065330" w:rsidP="00065330">
      <w:pPr>
        <w:rPr>
          <w:rFonts w:ascii="Times New Roman" w:hAnsi="Times New Roman" w:cs="Times New Roman"/>
          <w:b/>
          <w:bCs/>
        </w:rPr>
      </w:pPr>
      <w:r w:rsidRPr="00065330">
        <w:rPr>
          <w:rFonts w:ascii="Times New Roman" w:hAnsi="Times New Roman" w:cs="Times New Roman"/>
          <w:b/>
          <w:bCs/>
        </w:rPr>
        <w:t>Choos</w:t>
      </w:r>
      <w:ins w:id="11" w:author="Stephen Krewson" w:date="2020-01-28T08:27:00Z">
        <w:r w:rsidR="005252CB">
          <w:rPr>
            <w:rFonts w:ascii="Times New Roman" w:hAnsi="Times New Roman" w:cs="Times New Roman"/>
            <w:b/>
            <w:bCs/>
          </w:rPr>
          <w:t>ing</w:t>
        </w:r>
      </w:ins>
      <w:del w:id="12" w:author="Stephen Krewson" w:date="2020-01-28T08:27:00Z">
        <w:r w:rsidRPr="00065330" w:rsidDel="005252CB">
          <w:rPr>
            <w:rFonts w:ascii="Times New Roman" w:hAnsi="Times New Roman" w:cs="Times New Roman"/>
            <w:b/>
            <w:bCs/>
          </w:rPr>
          <w:delText>e</w:delText>
        </w:r>
      </w:del>
      <w:r w:rsidRPr="00065330">
        <w:rPr>
          <w:rFonts w:ascii="Times New Roman" w:hAnsi="Times New Roman" w:cs="Times New Roman"/>
          <w:b/>
          <w:bCs/>
        </w:rPr>
        <w:t xml:space="preserve"> a Subset of Volumes</w:t>
      </w:r>
    </w:p>
    <w:p w14:paraId="50145332" w14:textId="18FDB951" w:rsidR="00065330" w:rsidRPr="00065330" w:rsidRDefault="00065330" w:rsidP="00065330">
      <w:pPr>
        <w:rPr>
          <w:rFonts w:ascii="Times New Roman" w:hAnsi="Times New Roman" w:cs="Times New Roman"/>
        </w:rPr>
      </w:pPr>
      <w:r w:rsidRPr="00065330">
        <w:rPr>
          <w:rFonts w:ascii="Times New Roman" w:hAnsi="Times New Roman" w:cs="Times New Roman"/>
        </w:rPr>
        <w:t xml:space="preserve">There were </w:t>
      </w:r>
      <w:r w:rsidRPr="00A92175">
        <w:rPr>
          <w:rFonts w:ascii="Times New Roman" w:hAnsi="Times New Roman" w:cs="Times New Roman"/>
        </w:rPr>
        <w:t>500,013</w:t>
      </w:r>
      <w:r w:rsidRPr="00065330">
        <w:rPr>
          <w:rFonts w:ascii="Times New Roman" w:hAnsi="Times New Roman" w:cs="Times New Roman"/>
          <w:b/>
        </w:rPr>
        <w:t xml:space="preserve"> </w:t>
      </w:r>
      <w:r w:rsidRPr="00065330">
        <w:rPr>
          <w:rFonts w:ascii="Times New Roman" w:hAnsi="Times New Roman" w:cs="Times New Roman"/>
        </w:rPr>
        <w:t xml:space="preserve">qualifying volumes (as of August 2019) in </w:t>
      </w:r>
      <w:r w:rsidR="00516812">
        <w:rPr>
          <w:rFonts w:ascii="Times New Roman" w:hAnsi="Times New Roman" w:cs="Times New Roman"/>
        </w:rPr>
        <w:t>HATHITRUST</w:t>
      </w:r>
      <w:r w:rsidRPr="00065330">
        <w:rPr>
          <w:rFonts w:ascii="Times New Roman" w:hAnsi="Times New Roman" w:cs="Times New Roman"/>
        </w:rPr>
        <w:t xml:space="preserve"> for the first half of the nineteenth century. To come up with this list of unique volume ids, I</w:t>
      </w:r>
    </w:p>
    <w:p w14:paraId="4424C1E4" w14:textId="701E362D" w:rsidR="00065330" w:rsidRDefault="00065330" w:rsidP="00065330">
      <w:pPr>
        <w:rPr>
          <w:rFonts w:ascii="Times New Roman" w:hAnsi="Times New Roman" w:cs="Times New Roman"/>
        </w:rPr>
      </w:pPr>
      <w:r w:rsidRPr="00065330">
        <w:rPr>
          <w:rFonts w:ascii="Times New Roman" w:hAnsi="Times New Roman" w:cs="Times New Roman"/>
        </w:rPr>
        <w:t xml:space="preserve">filtered the latest </w:t>
      </w:r>
      <w:hyperlink r:id="rId10">
        <w:proofErr w:type="spellStart"/>
        <w:r w:rsidRPr="00065330">
          <w:rPr>
            <w:rStyle w:val="Hyperlink"/>
            <w:rFonts w:ascii="Times New Roman" w:hAnsi="Times New Roman" w:cs="Times New Roman"/>
          </w:rPr>
          <w:t>HathiFile</w:t>
        </w:r>
        <w:r w:rsidR="00A92175">
          <w:rPr>
            <w:rStyle w:val="Hyperlink"/>
            <w:rFonts w:ascii="Times New Roman" w:hAnsi="Times New Roman" w:cs="Times New Roman"/>
          </w:rPr>
          <w:t>s</w:t>
        </w:r>
        <w:proofErr w:type="spellEnd"/>
        <w:r w:rsidRPr="00065330">
          <w:rPr>
            <w:rStyle w:val="Hyperlink"/>
            <w:rFonts w:ascii="Times New Roman" w:hAnsi="Times New Roman" w:cs="Times New Roman"/>
          </w:rPr>
          <w:t xml:space="preserve"> </w:t>
        </w:r>
      </w:hyperlink>
      <w:r w:rsidRPr="00065330">
        <w:rPr>
          <w:rFonts w:ascii="Times New Roman" w:hAnsi="Times New Roman" w:cs="Times New Roman"/>
        </w:rPr>
        <w:t xml:space="preserve">by date range (1800-1850), media type, (text) and </w:t>
      </w:r>
      <w:r w:rsidR="00EC7B67">
        <w:rPr>
          <w:rFonts w:ascii="Times New Roman" w:hAnsi="Times New Roman" w:cs="Times New Roman"/>
        </w:rPr>
        <w:t>digitization</w:t>
      </w:r>
      <w:r w:rsidRPr="00065330">
        <w:rPr>
          <w:rFonts w:ascii="Times New Roman" w:hAnsi="Times New Roman" w:cs="Times New Roman"/>
        </w:rPr>
        <w:t xml:space="preserve"> </w:t>
      </w:r>
      <w:r w:rsidR="00EC7B67">
        <w:rPr>
          <w:rFonts w:ascii="Times New Roman" w:hAnsi="Times New Roman" w:cs="Times New Roman"/>
        </w:rPr>
        <w:t>agent</w:t>
      </w:r>
      <w:r w:rsidRPr="00065330">
        <w:rPr>
          <w:rFonts w:ascii="Times New Roman" w:hAnsi="Times New Roman" w:cs="Times New Roman"/>
        </w:rPr>
        <w:t xml:space="preserve"> (</w:t>
      </w:r>
      <w:r w:rsidR="00EC7B67">
        <w:rPr>
          <w:rFonts w:ascii="Times New Roman" w:hAnsi="Times New Roman" w:cs="Times New Roman"/>
        </w:rPr>
        <w:t>G</w:t>
      </w:r>
      <w:r w:rsidRPr="00065330">
        <w:rPr>
          <w:rFonts w:ascii="Times New Roman" w:hAnsi="Times New Roman" w:cs="Times New Roman"/>
        </w:rPr>
        <w:t>oogle).</w:t>
      </w:r>
      <w:r w:rsidR="00A92175">
        <w:rPr>
          <w:rFonts w:ascii="Times New Roman" w:hAnsi="Times New Roman" w:cs="Times New Roman"/>
        </w:rPr>
        <w:t xml:space="preserve"> </w:t>
      </w:r>
      <w:r w:rsidRPr="00065330">
        <w:rPr>
          <w:rFonts w:ascii="Times New Roman" w:hAnsi="Times New Roman" w:cs="Times New Roman"/>
        </w:rPr>
        <w:t>I chose this date range because it is both relevant</w:t>
      </w:r>
      <w:r w:rsidR="00EC7B67">
        <w:rPr>
          <w:rFonts w:ascii="Times New Roman" w:hAnsi="Times New Roman" w:cs="Times New Roman"/>
        </w:rPr>
        <w:t xml:space="preserve"> </w:t>
      </w:r>
      <w:r w:rsidRPr="00065330">
        <w:rPr>
          <w:rFonts w:ascii="Times New Roman" w:hAnsi="Times New Roman" w:cs="Times New Roman"/>
        </w:rPr>
        <w:t>to my own research and because it precedes the explosion of illustrations in the second half of the nineteenth century (due in large part to half-tone printing and photography).</w:t>
      </w:r>
    </w:p>
    <w:p w14:paraId="454FF8D4" w14:textId="77777777" w:rsidR="003D531C" w:rsidRPr="00065330" w:rsidRDefault="003D531C" w:rsidP="00065330">
      <w:pPr>
        <w:rPr>
          <w:rFonts w:ascii="Times New Roman" w:hAnsi="Times New Roman" w:cs="Times New Roman"/>
        </w:rPr>
      </w:pPr>
    </w:p>
    <w:p w14:paraId="512F1574" w14:textId="78040B4C" w:rsidR="00065330" w:rsidRDefault="00065330" w:rsidP="00065330">
      <w:pPr>
        <w:rPr>
          <w:rFonts w:ascii="Times New Roman" w:hAnsi="Times New Roman" w:cs="Times New Roman"/>
        </w:rPr>
      </w:pPr>
      <w:r w:rsidRPr="00065330">
        <w:rPr>
          <w:rFonts w:ascii="Times New Roman" w:hAnsi="Times New Roman" w:cs="Times New Roman"/>
        </w:rPr>
        <w:t>The vast majority of volumes for this period have been scanned as part of the Google Books project; we opted for this restriction because Google-scanned books come with some extra metadata that is useful for identifying illustrated pages. I did not perform any deduplication of volume titles.</w:t>
      </w:r>
    </w:p>
    <w:p w14:paraId="4E3260A3" w14:textId="77777777" w:rsidR="00065330" w:rsidRPr="00065330" w:rsidRDefault="00065330" w:rsidP="00065330">
      <w:pPr>
        <w:rPr>
          <w:rFonts w:ascii="Times New Roman" w:hAnsi="Times New Roman" w:cs="Times New Roman"/>
        </w:rPr>
      </w:pPr>
    </w:p>
    <w:p w14:paraId="1E70CEF6" w14:textId="20D37E10" w:rsidR="00065330" w:rsidRPr="00065330" w:rsidRDefault="00513747" w:rsidP="00065330">
      <w:pPr>
        <w:ind w:left="720"/>
        <w:rPr>
          <w:rFonts w:ascii="Times New Roman" w:hAnsi="Times New Roman" w:cs="Times New Roman"/>
        </w:rPr>
      </w:pPr>
      <w:r w:rsidRPr="00065330">
        <w:rPr>
          <w:rFonts w:ascii="Times New Roman" w:hAnsi="Times New Roman" w:cs="Times New Roman"/>
          <w:noProof/>
        </w:rPr>
        <w:lastRenderedPageBreak/>
        <w:drawing>
          <wp:anchor distT="0" distB="0" distL="114300" distR="114300" simplePos="0" relativeHeight="251660288" behindDoc="1" locked="0" layoutInCell="1" allowOverlap="1" wp14:anchorId="690C1E97" wp14:editId="5E98C837">
            <wp:simplePos x="0" y="0"/>
            <wp:positionH relativeFrom="column">
              <wp:posOffset>215529</wp:posOffset>
            </wp:positionH>
            <wp:positionV relativeFrom="paragraph">
              <wp:posOffset>853326</wp:posOffset>
            </wp:positionV>
            <wp:extent cx="5486400" cy="5549265"/>
            <wp:effectExtent l="0" t="0" r="0" b="63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5549265"/>
                    </a:xfrm>
                    <a:prstGeom prst="rect">
                      <a:avLst/>
                    </a:prstGeom>
                  </pic:spPr>
                </pic:pic>
              </a:graphicData>
            </a:graphic>
            <wp14:sizeRelH relativeFrom="page">
              <wp14:pctWidth>0</wp14:pctWidth>
            </wp14:sizeRelH>
            <wp14:sizeRelV relativeFrom="page">
              <wp14:pctHeight>0</wp14:pctHeight>
            </wp14:sizeRelV>
          </wp:anchor>
        </w:drawing>
      </w:r>
      <w:r w:rsidR="00065330" w:rsidRPr="00065330">
        <w:rPr>
          <w:rFonts w:ascii="Times New Roman" w:hAnsi="Times New Roman" w:cs="Times New Roman"/>
          <w:b/>
          <w:i/>
        </w:rPr>
        <w:t>Takeaway</w:t>
      </w:r>
      <w:r w:rsidR="00065330" w:rsidRPr="00065330">
        <w:rPr>
          <w:rFonts w:ascii="Times New Roman" w:hAnsi="Times New Roman" w:cs="Times New Roman"/>
          <w:i/>
        </w:rPr>
        <w:t>:</w:t>
      </w:r>
      <w:r w:rsidR="00A92175">
        <w:rPr>
          <w:rFonts w:ascii="Times New Roman" w:hAnsi="Times New Roman" w:cs="Times New Roman"/>
        </w:rPr>
        <w:t xml:space="preserve"> </w:t>
      </w:r>
      <w:r w:rsidR="00065330" w:rsidRPr="00065330">
        <w:rPr>
          <w:rFonts w:ascii="Times New Roman" w:hAnsi="Times New Roman" w:cs="Times New Roman"/>
        </w:rPr>
        <w:t xml:space="preserve">Warning! </w:t>
      </w:r>
      <w:proofErr w:type="spellStart"/>
      <w:r w:rsidR="00065330" w:rsidRPr="00065330">
        <w:rPr>
          <w:rFonts w:ascii="Times New Roman" w:hAnsi="Times New Roman" w:cs="Times New Roman"/>
        </w:rPr>
        <w:t>HathiFiles</w:t>
      </w:r>
      <w:proofErr w:type="spellEnd"/>
      <w:r w:rsidR="00065330" w:rsidRPr="00065330">
        <w:rPr>
          <w:rFonts w:ascii="Times New Roman" w:hAnsi="Times New Roman" w:cs="Times New Roman"/>
        </w:rPr>
        <w:t xml:space="preserve"> are roughly a </w:t>
      </w:r>
      <w:r w:rsidR="003D531C">
        <w:rPr>
          <w:rFonts w:ascii="Times New Roman" w:hAnsi="Times New Roman" w:cs="Times New Roman"/>
        </w:rPr>
        <w:t>g</w:t>
      </w:r>
      <w:r w:rsidR="00065330" w:rsidRPr="00065330">
        <w:rPr>
          <w:rFonts w:ascii="Times New Roman" w:hAnsi="Times New Roman" w:cs="Times New Roman"/>
        </w:rPr>
        <w:t xml:space="preserve">igabyte in size–far too large to read into memory with a Pandas method </w:t>
      </w:r>
      <w:proofErr w:type="gramStart"/>
      <w:r w:rsidR="00065330" w:rsidRPr="00065330">
        <w:rPr>
          <w:rFonts w:ascii="Times New Roman" w:hAnsi="Times New Roman" w:cs="Times New Roman"/>
        </w:rPr>
        <w:t xml:space="preserve">like </w:t>
      </w:r>
      <w:r w:rsidR="00065330" w:rsidRPr="00065330">
        <w:rPr>
          <w:rFonts w:ascii="Consolas" w:hAnsi="Consolas" w:cs="Consolas"/>
        </w:rPr>
        <w:t>.</w:t>
      </w:r>
      <w:proofErr w:type="spellStart"/>
      <w:r w:rsidR="00065330" w:rsidRPr="00065330">
        <w:rPr>
          <w:rFonts w:ascii="Consolas" w:hAnsi="Consolas" w:cs="Consolas"/>
        </w:rPr>
        <w:t>read</w:t>
      </w:r>
      <w:proofErr w:type="gramEnd"/>
      <w:r w:rsidR="00065330" w:rsidRPr="00065330">
        <w:rPr>
          <w:rFonts w:ascii="Consolas" w:hAnsi="Consolas" w:cs="Consolas"/>
        </w:rPr>
        <w:t>_csv</w:t>
      </w:r>
      <w:proofErr w:type="spellEnd"/>
      <w:r w:rsidR="00065330" w:rsidRPr="00065330">
        <w:rPr>
          <w:rFonts w:ascii="Consolas" w:hAnsi="Consolas" w:cs="Consolas"/>
        </w:rPr>
        <w:t>()</w:t>
      </w:r>
      <w:r w:rsidR="00065330">
        <w:rPr>
          <w:rFonts w:ascii="Times New Roman" w:hAnsi="Times New Roman" w:cs="Times New Roman"/>
        </w:rPr>
        <w:t>. P</w:t>
      </w:r>
      <w:r w:rsidR="00065330" w:rsidRPr="00065330">
        <w:rPr>
          <w:rFonts w:ascii="Times New Roman" w:hAnsi="Times New Roman" w:cs="Times New Roman"/>
        </w:rPr>
        <w:t>arsing the file in chunks is the way to go (it still takes ~15 min on my i7 laptop). Writing</w:t>
      </w:r>
      <w:r w:rsidR="00065330">
        <w:rPr>
          <w:rFonts w:ascii="Times New Roman" w:hAnsi="Times New Roman" w:cs="Times New Roman"/>
        </w:rPr>
        <w:t xml:space="preserve"> </w:t>
      </w:r>
      <w:r w:rsidR="00065330" w:rsidRPr="00065330">
        <w:rPr>
          <w:rFonts w:ascii="Times New Roman" w:hAnsi="Times New Roman" w:cs="Times New Roman"/>
        </w:rPr>
        <w:t xml:space="preserve">your own script to do this is a useful exercise if you plan on working with large quantities of </w:t>
      </w:r>
      <w:proofErr w:type="spellStart"/>
      <w:r w:rsidR="00065330" w:rsidRPr="00065330">
        <w:rPr>
          <w:rFonts w:ascii="Times New Roman" w:hAnsi="Times New Roman" w:cs="Times New Roman"/>
        </w:rPr>
        <w:t>HathiTrust</w:t>
      </w:r>
      <w:proofErr w:type="spellEnd"/>
      <w:r w:rsidR="00065330" w:rsidRPr="00065330">
        <w:rPr>
          <w:rFonts w:ascii="Times New Roman" w:hAnsi="Times New Roman" w:cs="Times New Roman"/>
        </w:rPr>
        <w:t xml:space="preserve"> data.</w:t>
      </w:r>
    </w:p>
    <w:p w14:paraId="68C06AE3" w14:textId="47F7D552" w:rsidR="00065330" w:rsidRPr="00065330" w:rsidRDefault="00513747" w:rsidP="00065330">
      <w:pPr>
        <w:rPr>
          <w:rFonts w:ascii="Times New Roman" w:hAnsi="Times New Roman" w:cs="Times New Roman"/>
        </w:rPr>
      </w:pPr>
      <w:r w:rsidRPr="00065330">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E092DB6" wp14:editId="327A0AB3">
                <wp:simplePos x="0" y="0"/>
                <wp:positionH relativeFrom="column">
                  <wp:posOffset>1262679</wp:posOffset>
                </wp:positionH>
                <wp:positionV relativeFrom="paragraph">
                  <wp:posOffset>5781382</wp:posOffset>
                </wp:positionV>
                <wp:extent cx="3451860" cy="307975"/>
                <wp:effectExtent l="0" t="0" r="2540" b="0"/>
                <wp:wrapSquare wrapText="bothSides"/>
                <wp:docPr id="10" name="Text Box 10"/>
                <wp:cNvGraphicFramePr/>
                <a:graphic xmlns:a="http://schemas.openxmlformats.org/drawingml/2006/main">
                  <a:graphicData uri="http://schemas.microsoft.com/office/word/2010/wordprocessingShape">
                    <wps:wsp>
                      <wps:cNvSpPr txBox="1"/>
                      <wps:spPr>
                        <a:xfrm>
                          <a:off x="0" y="0"/>
                          <a:ext cx="3451860" cy="307975"/>
                        </a:xfrm>
                        <a:prstGeom prst="rect">
                          <a:avLst/>
                        </a:prstGeom>
                        <a:solidFill>
                          <a:schemeClr val="lt1"/>
                        </a:solidFill>
                        <a:ln w="6350">
                          <a:noFill/>
                        </a:ln>
                      </wps:spPr>
                      <wps:txbx>
                        <w:txbxContent>
                          <w:p w14:paraId="00BEC346" w14:textId="77777777" w:rsidR="00065330" w:rsidRPr="00971C62" w:rsidRDefault="00065330" w:rsidP="00065330">
                            <w:pPr>
                              <w:pStyle w:val="BodyText"/>
                              <w:jc w:val="center"/>
                              <w:rPr>
                                <w:rFonts w:ascii="Times New Roman" w:hAnsi="Times New Roman" w:cs="Times New Roman"/>
                              </w:rPr>
                            </w:pPr>
                            <w:r w:rsidRPr="00971C62">
                              <w:rPr>
                                <w:rFonts w:ascii="Times New Roman" w:hAnsi="Times New Roman" w:cs="Times New Roman"/>
                                <w:w w:val="110"/>
                              </w:rPr>
                              <w:t xml:space="preserve">Figure 1: </w:t>
                            </w:r>
                            <w:proofErr w:type="spellStart"/>
                            <w:r w:rsidRPr="00971C62">
                              <w:rPr>
                                <w:rFonts w:ascii="Times New Roman" w:hAnsi="Times New Roman" w:cs="Times New Roman"/>
                                <w:w w:val="110"/>
                              </w:rPr>
                              <w:t>Fastai</w:t>
                            </w:r>
                            <w:proofErr w:type="spellEnd"/>
                            <w:r w:rsidRPr="00971C62">
                              <w:rPr>
                                <w:rFonts w:ascii="Times New Roman" w:hAnsi="Times New Roman" w:cs="Times New Roman"/>
                                <w:w w:val="110"/>
                              </w:rPr>
                              <w:t xml:space="preserve"> method for viewing a data batch</w:t>
                            </w:r>
                          </w:p>
                          <w:p w14:paraId="31560044" w14:textId="77777777" w:rsidR="00065330" w:rsidRDefault="00065330" w:rsidP="000653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92DB6" id="_x0000_t202" coordsize="21600,21600" o:spt="202" path="m,l,21600r21600,l21600,xe">
                <v:stroke joinstyle="miter"/>
                <v:path gradientshapeok="t" o:connecttype="rect"/>
              </v:shapetype>
              <v:shape id="Text Box 10" o:spid="_x0000_s1026" type="#_x0000_t202" style="position:absolute;margin-left:99.4pt;margin-top:455.25pt;width:271.8pt;height:2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" fillcolor="white [3201]" stroked="f" strokeweight=".5pt">
                <v:textbox>
                  <w:txbxContent>
                    <w:p w14:paraId="00BEC346" w14:textId="77777777" w:rsidR="00065330" w:rsidRPr="00971C62" w:rsidRDefault="00065330" w:rsidP="00065330">
                      <w:pPr>
                        <w:pStyle w:val="BodyText"/>
                        <w:jc w:val="center"/>
                        <w:rPr>
                          <w:rFonts w:ascii="Times New Roman" w:hAnsi="Times New Roman" w:cs="Times New Roman"/>
                        </w:rPr>
                      </w:pPr>
                      <w:r w:rsidRPr="00971C62">
                        <w:rPr>
                          <w:rFonts w:ascii="Times New Roman" w:hAnsi="Times New Roman" w:cs="Times New Roman"/>
                          <w:w w:val="110"/>
                        </w:rPr>
                        <w:t xml:space="preserve">Figure 1: </w:t>
                      </w:r>
                      <w:proofErr w:type="spellStart"/>
                      <w:r w:rsidRPr="00971C62">
                        <w:rPr>
                          <w:rFonts w:ascii="Times New Roman" w:hAnsi="Times New Roman" w:cs="Times New Roman"/>
                          <w:w w:val="110"/>
                        </w:rPr>
                        <w:t>Fastai</w:t>
                      </w:r>
                      <w:proofErr w:type="spellEnd"/>
                      <w:r w:rsidRPr="00971C62">
                        <w:rPr>
                          <w:rFonts w:ascii="Times New Roman" w:hAnsi="Times New Roman" w:cs="Times New Roman"/>
                          <w:w w:val="110"/>
                        </w:rPr>
                        <w:t xml:space="preserve"> method for viewing a data batch</w:t>
                      </w:r>
                    </w:p>
                    <w:p w14:paraId="31560044" w14:textId="77777777" w:rsidR="00065330" w:rsidRDefault="00065330" w:rsidP="00065330"/>
                  </w:txbxContent>
                </v:textbox>
                <w10:wrap type="square"/>
              </v:shape>
            </w:pict>
          </mc:Fallback>
        </mc:AlternateContent>
      </w:r>
    </w:p>
    <w:p w14:paraId="146F593B" w14:textId="77777777" w:rsidR="00513747" w:rsidRDefault="00513747" w:rsidP="00065330">
      <w:pPr>
        <w:rPr>
          <w:rFonts w:ascii="Times New Roman" w:hAnsi="Times New Roman" w:cs="Times New Roman"/>
          <w:b/>
          <w:bCs/>
        </w:rPr>
      </w:pPr>
    </w:p>
    <w:p w14:paraId="4D0AEF05" w14:textId="77777777" w:rsidR="00513747" w:rsidRDefault="00513747" w:rsidP="00065330">
      <w:pPr>
        <w:rPr>
          <w:rFonts w:ascii="Times New Roman" w:hAnsi="Times New Roman" w:cs="Times New Roman"/>
          <w:b/>
          <w:bCs/>
        </w:rPr>
      </w:pPr>
    </w:p>
    <w:p w14:paraId="38D17728" w14:textId="36075BA3" w:rsidR="00065330" w:rsidRPr="00065330" w:rsidRDefault="00065330" w:rsidP="00065330">
      <w:pPr>
        <w:rPr>
          <w:rFonts w:ascii="Times New Roman" w:hAnsi="Times New Roman" w:cs="Times New Roman"/>
          <w:b/>
          <w:bCs/>
        </w:rPr>
      </w:pPr>
      <w:r w:rsidRPr="00065330">
        <w:rPr>
          <w:rFonts w:ascii="Times New Roman" w:hAnsi="Times New Roman" w:cs="Times New Roman"/>
          <w:b/>
          <w:bCs/>
        </w:rPr>
        <w:t>Train</w:t>
      </w:r>
      <w:ins w:id="13" w:author="Stephen Krewson" w:date="2020-01-28T08:27:00Z">
        <w:r w:rsidR="005252CB">
          <w:rPr>
            <w:rFonts w:ascii="Times New Roman" w:hAnsi="Times New Roman" w:cs="Times New Roman"/>
            <w:b/>
            <w:bCs/>
          </w:rPr>
          <w:t>ing</w:t>
        </w:r>
      </w:ins>
      <w:r w:rsidRPr="00065330">
        <w:rPr>
          <w:rFonts w:ascii="Times New Roman" w:hAnsi="Times New Roman" w:cs="Times New Roman"/>
          <w:b/>
          <w:bCs/>
        </w:rPr>
        <w:t xml:space="preserve"> </w:t>
      </w:r>
      <w:ins w:id="14" w:author="Stephen Krewson" w:date="2020-01-28T08:27:00Z">
        <w:r w:rsidR="005252CB">
          <w:rPr>
            <w:rFonts w:ascii="Times New Roman" w:hAnsi="Times New Roman" w:cs="Times New Roman"/>
            <w:b/>
            <w:bCs/>
          </w:rPr>
          <w:t>a</w:t>
        </w:r>
      </w:ins>
      <w:del w:id="15" w:author="Stephen Krewson" w:date="2020-01-28T08:27:00Z">
        <w:r w:rsidRPr="00065330" w:rsidDel="005252CB">
          <w:rPr>
            <w:rFonts w:ascii="Times New Roman" w:hAnsi="Times New Roman" w:cs="Times New Roman"/>
            <w:b/>
            <w:bCs/>
          </w:rPr>
          <w:delText>the</w:delText>
        </w:r>
      </w:del>
      <w:r w:rsidRPr="00065330">
        <w:rPr>
          <w:rFonts w:ascii="Times New Roman" w:hAnsi="Times New Roman" w:cs="Times New Roman"/>
          <w:b/>
          <w:bCs/>
        </w:rPr>
        <w:t xml:space="preserve"> Classifier</w:t>
      </w:r>
    </w:p>
    <w:p w14:paraId="4868E8C5" w14:textId="535350E2" w:rsidR="00065330" w:rsidRPr="00065330" w:rsidDel="005252CB" w:rsidRDefault="00065330" w:rsidP="00065330">
      <w:pPr>
        <w:rPr>
          <w:del w:id="16" w:author="Stephen Krewson" w:date="2020-01-28T08:27:00Z"/>
          <w:rFonts w:ascii="Times New Roman" w:hAnsi="Times New Roman" w:cs="Times New Roman"/>
        </w:rPr>
      </w:pPr>
      <w:r w:rsidRPr="00065330">
        <w:rPr>
          <w:rFonts w:ascii="Times New Roman" w:hAnsi="Times New Roman" w:cs="Times New Roman"/>
        </w:rPr>
        <w:t>The first stage of the project relies on a retrained convolutional neural network</w:t>
      </w:r>
      <w:r w:rsidR="008B70C3">
        <w:rPr>
          <w:rFonts w:ascii="Times New Roman" w:hAnsi="Times New Roman" w:cs="Times New Roman"/>
        </w:rPr>
        <w:t xml:space="preserve"> (CNN)</w:t>
      </w:r>
      <w:r w:rsidRPr="00065330">
        <w:rPr>
          <w:rFonts w:ascii="Times New Roman" w:hAnsi="Times New Roman" w:cs="Times New Roman"/>
        </w:rPr>
        <w:t>.</w:t>
      </w:r>
      <w:r>
        <w:rPr>
          <w:rFonts w:ascii="Times New Roman" w:hAnsi="Times New Roman" w:cs="Times New Roman"/>
        </w:rPr>
        <w:t xml:space="preserve"> </w:t>
      </w:r>
      <w:r w:rsidRPr="00065330">
        <w:rPr>
          <w:rFonts w:ascii="Times New Roman" w:hAnsi="Times New Roman" w:cs="Times New Roman"/>
        </w:rPr>
        <w:t xml:space="preserve">The purpose of the model is to classify whether an input page image belongs to one of the desired classes: </w:t>
      </w:r>
      <w:proofErr w:type="spellStart"/>
      <w:r w:rsidRPr="001C4DB7">
        <w:rPr>
          <w:rFonts w:ascii="Consolas" w:hAnsi="Consolas" w:cs="Consolas"/>
        </w:rPr>
        <w:t>inline_image</w:t>
      </w:r>
      <w:proofErr w:type="spellEnd"/>
      <w:r>
        <w:rPr>
          <w:rFonts w:ascii="Times New Roman" w:hAnsi="Times New Roman" w:cs="Times New Roman"/>
        </w:rPr>
        <w:t xml:space="preserve"> </w:t>
      </w:r>
      <w:r w:rsidRPr="00065330">
        <w:rPr>
          <w:rFonts w:ascii="Times New Roman" w:hAnsi="Times New Roman" w:cs="Times New Roman"/>
        </w:rPr>
        <w:t xml:space="preserve">or </w:t>
      </w:r>
      <w:proofErr w:type="spellStart"/>
      <w:r w:rsidRPr="00065330">
        <w:rPr>
          <w:rFonts w:ascii="Consolas" w:hAnsi="Consolas" w:cs="Consolas"/>
        </w:rPr>
        <w:t>plate_image</w:t>
      </w:r>
      <w:proofErr w:type="spellEnd"/>
      <w:r w:rsidRPr="00065330">
        <w:rPr>
          <w:rFonts w:ascii="Times New Roman" w:hAnsi="Times New Roman" w:cs="Times New Roman"/>
        </w:rPr>
        <w:t>. Inline images are integrated into the text of a page; plates are typically larger and occupy the</w:t>
      </w:r>
      <w:ins w:id="17" w:author="Stephen Krewson" w:date="2020-01-28T08:27:00Z">
        <w:r w:rsidR="005252CB">
          <w:rPr>
            <w:rFonts w:ascii="Times New Roman" w:hAnsi="Times New Roman" w:cs="Times New Roman"/>
          </w:rPr>
          <w:t xml:space="preserve"> </w:t>
        </w:r>
      </w:ins>
    </w:p>
    <w:p w14:paraId="2763E7EC" w14:textId="65DF0A77" w:rsidR="00065330" w:rsidRPr="00065330" w:rsidDel="005252CB" w:rsidRDefault="00065330" w:rsidP="00065330">
      <w:pPr>
        <w:rPr>
          <w:del w:id="18" w:author="Stephen Krewson" w:date="2020-01-28T08:31:00Z"/>
          <w:rFonts w:ascii="Times New Roman" w:hAnsi="Times New Roman" w:cs="Times New Roman"/>
        </w:rPr>
      </w:pPr>
      <w:r w:rsidRPr="00065330">
        <w:rPr>
          <w:rFonts w:ascii="Times New Roman" w:hAnsi="Times New Roman" w:cs="Times New Roman"/>
        </w:rPr>
        <w:t>entire page (in some cases they are tipped-in). Multi-page spreads and foldouts are too infrequent to merit their own class.</w:t>
      </w:r>
      <w:r w:rsidR="00EC7B67">
        <w:rPr>
          <w:rFonts w:ascii="Times New Roman" w:hAnsi="Times New Roman" w:cs="Times New Roman"/>
        </w:rPr>
        <w:t xml:space="preserve"> </w:t>
      </w:r>
      <w:del w:id="19" w:author="Stephen Krewson" w:date="2020-01-28T08:29:00Z">
        <w:r w:rsidRPr="00065330" w:rsidDel="005252CB">
          <w:rPr>
            <w:rFonts w:ascii="Times New Roman" w:hAnsi="Times New Roman" w:cs="Times New Roman"/>
          </w:rPr>
          <w:delText>I have an article in revision that describes the creation and validation of such schema/models in detail</w:delText>
        </w:r>
      </w:del>
      <w:del w:id="20" w:author="Stephen Krewson" w:date="2020-01-28T08:28:00Z">
        <w:r w:rsidRPr="00065330" w:rsidDel="005252CB">
          <w:rPr>
            <w:rFonts w:ascii="Times New Roman" w:hAnsi="Times New Roman" w:cs="Times New Roman"/>
          </w:rPr>
          <w:delText xml:space="preserve">. I </w:delText>
        </w:r>
      </w:del>
      <w:del w:id="21" w:author="Stephen Krewson" w:date="2020-01-28T08:29:00Z">
        <w:r w:rsidRPr="00065330" w:rsidDel="005252CB">
          <w:rPr>
            <w:rFonts w:ascii="Times New Roman" w:hAnsi="Times New Roman" w:cs="Times New Roman"/>
          </w:rPr>
          <w:delText xml:space="preserve">have </w:delText>
        </w:r>
        <w:r w:rsidR="00A26719" w:rsidDel="005252CB">
          <w:fldChar w:fldCharType="begin"/>
        </w:r>
        <w:r w:rsidR="00A26719" w:rsidDel="005252CB">
          <w:delInstrText xml:space="preserve"> HYPERLINK "https://programminghistoria</w:delInstrText>
        </w:r>
        <w:r w:rsidR="00A26719" w:rsidDel="005252CB">
          <w:delInstrText xml:space="preserve">n.org/en/lessons/extracting-illustrated-pages" \h </w:delInstrText>
        </w:r>
        <w:r w:rsidR="00A26719" w:rsidDel="005252CB">
          <w:fldChar w:fldCharType="separate"/>
        </w:r>
        <w:r w:rsidRPr="00065330" w:rsidDel="005252CB">
          <w:rPr>
            <w:rStyle w:val="Hyperlink"/>
            <w:rFonts w:ascii="Times New Roman" w:hAnsi="Times New Roman" w:cs="Times New Roman"/>
          </w:rPr>
          <w:delText xml:space="preserve">previously discussed </w:delText>
        </w:r>
        <w:r w:rsidR="00A26719" w:rsidDel="005252CB">
          <w:rPr>
            <w:rStyle w:val="Hyperlink"/>
            <w:rFonts w:ascii="Times New Roman" w:hAnsi="Times New Roman" w:cs="Times New Roman"/>
          </w:rPr>
          <w:fldChar w:fldCharType="end"/>
        </w:r>
        <w:r w:rsidRPr="00065330" w:rsidDel="005252CB">
          <w:rPr>
            <w:rFonts w:ascii="Times New Roman" w:hAnsi="Times New Roman" w:cs="Times New Roman"/>
          </w:rPr>
          <w:delText>user-friendly approaches for downloading images from HathiTrust and Internet Archive</w:delText>
        </w:r>
      </w:del>
      <w:ins w:id="22" w:author="Stephen Krewson" w:date="2020-01-28T08:29:00Z">
        <w:r w:rsidR="005252CB">
          <w:rPr>
            <w:rFonts w:ascii="Times New Roman" w:hAnsi="Times New Roman" w:cs="Times New Roman"/>
          </w:rPr>
          <w:t xml:space="preserve">While the process of choosing labels and labeling presents many interesting challenges, </w:t>
        </w:r>
      </w:ins>
      <w:ins w:id="23" w:author="Stephen Krewson" w:date="2020-01-28T08:28:00Z">
        <w:r w:rsidR="005252CB">
          <w:rPr>
            <w:rFonts w:ascii="Times New Roman" w:hAnsi="Times New Roman" w:cs="Times New Roman"/>
          </w:rPr>
          <w:t xml:space="preserve"> </w:t>
        </w:r>
      </w:ins>
      <w:del w:id="24" w:author="Stephen Krewson" w:date="2020-01-28T08:28:00Z">
        <w:r w:rsidRPr="00065330" w:rsidDel="005252CB">
          <w:rPr>
            <w:rFonts w:ascii="Times New Roman" w:hAnsi="Times New Roman" w:cs="Times New Roman"/>
          </w:rPr>
          <w:delText xml:space="preserve"> that are likely to be illustrated in the first place.</w:delText>
        </w:r>
        <w:r w:rsidR="00A92175" w:rsidDel="005252CB">
          <w:rPr>
            <w:rFonts w:ascii="Times New Roman" w:hAnsi="Times New Roman" w:cs="Times New Roman"/>
          </w:rPr>
          <w:delText xml:space="preserve"> </w:delText>
        </w:r>
      </w:del>
      <w:del w:id="25" w:author="Stephen Krewson" w:date="2020-01-28T08:30:00Z">
        <w:r w:rsidRPr="00065330" w:rsidDel="005252CB">
          <w:rPr>
            <w:rFonts w:ascii="Times New Roman" w:hAnsi="Times New Roman" w:cs="Times New Roman"/>
          </w:rPr>
          <w:delText xml:space="preserve">In </w:delText>
        </w:r>
      </w:del>
      <w:r w:rsidRPr="00065330">
        <w:rPr>
          <w:rFonts w:ascii="Times New Roman" w:hAnsi="Times New Roman" w:cs="Times New Roman"/>
        </w:rPr>
        <w:t>this post</w:t>
      </w:r>
      <w:ins w:id="26" w:author="Stephen Krewson" w:date="2020-01-28T08:30:00Z">
        <w:r w:rsidR="005252CB">
          <w:rPr>
            <w:rFonts w:ascii="Times New Roman" w:hAnsi="Times New Roman" w:cs="Times New Roman"/>
          </w:rPr>
          <w:t xml:space="preserve"> </w:t>
        </w:r>
      </w:ins>
      <w:del w:id="27" w:author="Stephen Krewson" w:date="2020-01-28T08:30:00Z">
        <w:r w:rsidRPr="00065330" w:rsidDel="005252CB">
          <w:rPr>
            <w:rFonts w:ascii="Times New Roman" w:hAnsi="Times New Roman" w:cs="Times New Roman"/>
          </w:rPr>
          <w:delText>, I simply w</w:delText>
        </w:r>
      </w:del>
      <w:ins w:id="28" w:author="Stephen Krewson" w:date="2020-01-28T08:31:00Z">
        <w:r w:rsidR="005252CB">
          <w:rPr>
            <w:rFonts w:ascii="Times New Roman" w:hAnsi="Times New Roman" w:cs="Times New Roman"/>
          </w:rPr>
          <w:t>simply</w:t>
        </w:r>
      </w:ins>
      <w:del w:id="29" w:author="Stephen Krewson" w:date="2020-01-28T08:30:00Z">
        <w:r w:rsidRPr="00065330" w:rsidDel="005252CB">
          <w:rPr>
            <w:rFonts w:ascii="Times New Roman" w:hAnsi="Times New Roman" w:cs="Times New Roman"/>
          </w:rPr>
          <w:delText>ant to</w:delText>
        </w:r>
      </w:del>
      <w:r w:rsidRPr="00065330">
        <w:rPr>
          <w:rFonts w:ascii="Times New Roman" w:hAnsi="Times New Roman" w:cs="Times New Roman"/>
        </w:rPr>
        <w:t xml:space="preserve"> </w:t>
      </w:r>
      <w:del w:id="30" w:author="Stephen Krewson" w:date="2020-01-28T08:31:00Z">
        <w:r w:rsidRPr="00065330" w:rsidDel="005252CB">
          <w:rPr>
            <w:rFonts w:ascii="Times New Roman" w:hAnsi="Times New Roman" w:cs="Times New Roman"/>
          </w:rPr>
          <w:delText xml:space="preserve">disclose </w:delText>
        </w:r>
      </w:del>
      <w:ins w:id="31" w:author="Stephen Krewson" w:date="2020-01-28T08:31:00Z">
        <w:r w:rsidR="005252CB">
          <w:rPr>
            <w:rFonts w:ascii="Times New Roman" w:hAnsi="Times New Roman" w:cs="Times New Roman"/>
          </w:rPr>
          <w:t>presents</w:t>
        </w:r>
        <w:r w:rsidR="005252CB" w:rsidRPr="00065330">
          <w:rPr>
            <w:rFonts w:ascii="Times New Roman" w:hAnsi="Times New Roman" w:cs="Times New Roman"/>
          </w:rPr>
          <w:t xml:space="preserve"> </w:t>
        </w:r>
      </w:ins>
      <w:r w:rsidRPr="00065330">
        <w:rPr>
          <w:rFonts w:ascii="Times New Roman" w:hAnsi="Times New Roman" w:cs="Times New Roman"/>
        </w:rPr>
        <w:t xml:space="preserve">the </w:t>
      </w:r>
      <w:ins w:id="32" w:author="Stephen Krewson" w:date="2020-01-28T08:31:00Z">
        <w:r w:rsidR="005252CB">
          <w:rPr>
            <w:rFonts w:ascii="Times New Roman" w:hAnsi="Times New Roman" w:cs="Times New Roman"/>
          </w:rPr>
          <w:t xml:space="preserve">parameters of the </w:t>
        </w:r>
      </w:ins>
      <w:r w:rsidRPr="00065330">
        <w:rPr>
          <w:rFonts w:ascii="Times New Roman" w:hAnsi="Times New Roman" w:cs="Times New Roman"/>
        </w:rPr>
        <w:t>model</w:t>
      </w:r>
      <w:r w:rsidR="001C4DB7">
        <w:rPr>
          <w:rFonts w:ascii="Times New Roman" w:hAnsi="Times New Roman" w:cs="Times New Roman"/>
        </w:rPr>
        <w:t xml:space="preserve"> </w:t>
      </w:r>
      <w:ins w:id="33" w:author="Stephen Krewson" w:date="2020-01-28T08:31:00Z">
        <w:r w:rsidR="005252CB">
          <w:rPr>
            <w:rFonts w:ascii="Times New Roman" w:hAnsi="Times New Roman" w:cs="Times New Roman"/>
          </w:rPr>
          <w:t xml:space="preserve">which </w:t>
        </w:r>
      </w:ins>
      <w:r w:rsidRPr="00065330">
        <w:rPr>
          <w:rFonts w:ascii="Times New Roman" w:hAnsi="Times New Roman" w:cs="Times New Roman"/>
        </w:rPr>
        <w:t>I retrained</w:t>
      </w:r>
      <w:del w:id="34" w:author="Stephen Krewson" w:date="2020-01-28T08:31:00Z">
        <w:r w:rsidRPr="00065330" w:rsidDel="005252CB">
          <w:rPr>
            <w:rFonts w:ascii="Times New Roman" w:hAnsi="Times New Roman" w:cs="Times New Roman"/>
          </w:rPr>
          <w:delText xml:space="preserve"> with</w:delText>
        </w:r>
      </w:del>
      <w:r w:rsidRPr="00065330">
        <w:rPr>
          <w:rFonts w:ascii="Times New Roman" w:hAnsi="Times New Roman" w:cs="Times New Roman"/>
        </w:rPr>
        <w:t>.</w:t>
      </w:r>
      <w:ins w:id="35" w:author="Stephen Krewson" w:date="2020-01-28T08:31:00Z">
        <w:r w:rsidR="005252CB">
          <w:rPr>
            <w:rFonts w:ascii="Times New Roman" w:hAnsi="Times New Roman" w:cs="Times New Roman"/>
          </w:rPr>
          <w:t xml:space="preserve"> The training data amo</w:t>
        </w:r>
      </w:ins>
      <w:ins w:id="36" w:author="Stephen Krewson" w:date="2020-01-28T08:32:00Z">
        <w:r w:rsidR="005252CB">
          <w:rPr>
            <w:rFonts w:ascii="Times New Roman" w:hAnsi="Times New Roman" w:cs="Times New Roman"/>
          </w:rPr>
          <w:t xml:space="preserve">unted to </w:t>
        </w:r>
      </w:ins>
    </w:p>
    <w:p w14:paraId="3EC51BAE" w14:textId="20D6C657" w:rsidR="00065330" w:rsidRPr="00065330" w:rsidDel="005252CB" w:rsidRDefault="00065330" w:rsidP="00065330">
      <w:pPr>
        <w:rPr>
          <w:del w:id="37" w:author="Stephen Krewson" w:date="2020-01-28T08:31:00Z"/>
          <w:rFonts w:ascii="Times New Roman" w:hAnsi="Times New Roman" w:cs="Times New Roman"/>
        </w:rPr>
      </w:pPr>
    </w:p>
    <w:p w14:paraId="46C5EDD1" w14:textId="2F11F97E" w:rsidR="00065330" w:rsidRPr="00065330" w:rsidRDefault="00914019" w:rsidP="00065330">
      <w:pPr>
        <w:rPr>
          <w:rFonts w:ascii="Times New Roman" w:hAnsi="Times New Roman" w:cs="Times New Roman"/>
        </w:rPr>
      </w:pPr>
      <w:del w:id="38" w:author="Stephen Krewson" w:date="2020-01-28T08:32:00Z">
        <w:r w:rsidDel="005252CB">
          <w:rPr>
            <w:rFonts w:ascii="Times New Roman" w:hAnsi="Times New Roman" w:cs="Times New Roman"/>
          </w:rPr>
          <w:delText xml:space="preserve">I used </w:delText>
        </w:r>
      </w:del>
      <w:r w:rsidRPr="00065330">
        <w:rPr>
          <w:rFonts w:ascii="Times New Roman" w:hAnsi="Times New Roman" w:cs="Times New Roman"/>
        </w:rPr>
        <w:t xml:space="preserve">12 </w:t>
      </w:r>
      <w:ins w:id="39" w:author="Stephen Krewson" w:date="2020-01-28T08:32:00Z">
        <w:r w:rsidR="005252CB">
          <w:rPr>
            <w:rFonts w:ascii="Times New Roman" w:hAnsi="Times New Roman" w:cs="Times New Roman"/>
          </w:rPr>
          <w:t>Gb</w:t>
        </w:r>
      </w:ins>
      <w:del w:id="40" w:author="Stephen Krewson" w:date="2020-01-28T08:32:00Z">
        <w:r w:rsidDel="005252CB">
          <w:rPr>
            <w:rFonts w:ascii="Times New Roman" w:hAnsi="Times New Roman" w:cs="Times New Roman"/>
          </w:rPr>
          <w:delText>g</w:delText>
        </w:r>
        <w:r w:rsidRPr="00065330" w:rsidDel="005252CB">
          <w:rPr>
            <w:rFonts w:ascii="Times New Roman" w:hAnsi="Times New Roman" w:cs="Times New Roman"/>
          </w:rPr>
          <w:delText>b</w:delText>
        </w:r>
      </w:del>
      <w:r w:rsidRPr="00065330">
        <w:rPr>
          <w:rFonts w:ascii="Times New Roman" w:hAnsi="Times New Roman" w:cs="Times New Roman"/>
        </w:rPr>
        <w:t xml:space="preserve"> (compressed) </w:t>
      </w:r>
      <w:del w:id="41" w:author="Stephen Krewson" w:date="2020-01-28T08:32:00Z">
        <w:r w:rsidRPr="00065330" w:rsidDel="001A018D">
          <w:rPr>
            <w:rFonts w:ascii="Times New Roman" w:hAnsi="Times New Roman" w:cs="Times New Roman"/>
          </w:rPr>
          <w:delText xml:space="preserve">worth </w:delText>
        </w:r>
      </w:del>
      <w:r w:rsidRPr="00065330">
        <w:rPr>
          <w:rFonts w:ascii="Times New Roman" w:hAnsi="Times New Roman" w:cs="Times New Roman"/>
        </w:rPr>
        <w:t>of 19</w:t>
      </w:r>
      <w:r w:rsidRPr="00E86615">
        <w:rPr>
          <w:rFonts w:ascii="Times New Roman" w:hAnsi="Times New Roman" w:cs="Times New Roman"/>
          <w:vertAlign w:val="superscript"/>
        </w:rPr>
        <w:t>th</w:t>
      </w:r>
      <w:r w:rsidR="00E86615">
        <w:rPr>
          <w:rFonts w:ascii="Times New Roman" w:hAnsi="Times New Roman" w:cs="Times New Roman"/>
        </w:rPr>
        <w:t>-</w:t>
      </w:r>
      <w:r>
        <w:rPr>
          <w:rFonts w:ascii="Times New Roman" w:hAnsi="Times New Roman" w:cs="Times New Roman"/>
        </w:rPr>
        <w:t xml:space="preserve">century </w:t>
      </w:r>
      <w:ins w:id="42" w:author="Stephen Krewson" w:date="2020-01-28T08:32:00Z">
        <w:r w:rsidR="001A018D">
          <w:rPr>
            <w:rFonts w:ascii="Times New Roman" w:hAnsi="Times New Roman" w:cs="Times New Roman"/>
          </w:rPr>
          <w:t>book pages from Internet Archive</w:t>
        </w:r>
      </w:ins>
      <w:del w:id="43" w:author="Stephen Krewson" w:date="2020-01-28T08:32:00Z">
        <w:r w:rsidRPr="00065330" w:rsidDel="001A018D">
          <w:rPr>
            <w:rFonts w:ascii="Times New Roman" w:hAnsi="Times New Roman" w:cs="Times New Roman"/>
          </w:rPr>
          <w:delText>training data</w:delText>
        </w:r>
        <w:r w:rsidDel="001A018D">
          <w:rPr>
            <w:rFonts w:ascii="Times New Roman" w:hAnsi="Times New Roman" w:cs="Times New Roman"/>
          </w:rPr>
          <w:delText xml:space="preserve"> from the</w:delText>
        </w:r>
        <w:r w:rsidR="00065330" w:rsidRPr="00065330" w:rsidDel="001A018D">
          <w:rPr>
            <w:rFonts w:ascii="Times New Roman" w:hAnsi="Times New Roman" w:cs="Times New Roman"/>
          </w:rPr>
          <w:delText xml:space="preserve"> </w:delText>
        </w:r>
        <w:r w:rsidR="00A26719" w:rsidDel="001A018D">
          <w:fldChar w:fldCharType="begin"/>
        </w:r>
        <w:r w:rsidR="00A26719" w:rsidDel="001A018D">
          <w:delInstrText xml:space="preserve"> HYPERLINK "http://www.medicalheritage.org/" \h </w:delInstrText>
        </w:r>
        <w:r w:rsidR="00A26719" w:rsidDel="001A018D">
          <w:fldChar w:fldCharType="separate"/>
        </w:r>
        <w:r w:rsidDel="001A018D">
          <w:rPr>
            <w:rStyle w:val="Hyperlink"/>
            <w:rFonts w:ascii="Times New Roman" w:hAnsi="Times New Roman" w:cs="Times New Roman"/>
          </w:rPr>
          <w:delText>Medical Heritage Library</w:delText>
        </w:r>
        <w:r w:rsidR="00A26719" w:rsidDel="001A018D">
          <w:rPr>
            <w:rStyle w:val="Hyperlink"/>
            <w:rFonts w:ascii="Times New Roman" w:hAnsi="Times New Roman" w:cs="Times New Roman"/>
          </w:rPr>
          <w:fldChar w:fldCharType="end"/>
        </w:r>
        <w:r w:rsidDel="001A018D">
          <w:rPr>
            <w:rFonts w:ascii="Times New Roman" w:hAnsi="Times New Roman" w:cs="Times New Roman"/>
          </w:rPr>
          <w:delText xml:space="preserve">, </w:delText>
        </w:r>
        <w:r w:rsidR="00065330" w:rsidRPr="00065330" w:rsidDel="001A018D">
          <w:rPr>
            <w:rFonts w:ascii="Times New Roman" w:hAnsi="Times New Roman" w:cs="Times New Roman"/>
          </w:rPr>
          <w:delText>uploa</w:delText>
        </w:r>
      </w:del>
      <w:ins w:id="44" w:author="Stephen Krewson" w:date="2020-01-28T08:32:00Z">
        <w:r w:rsidR="001A018D">
          <w:rPr>
            <w:rFonts w:ascii="Times New Roman" w:hAnsi="Times New Roman" w:cs="Times New Roman"/>
          </w:rPr>
          <w:t>, uploa</w:t>
        </w:r>
      </w:ins>
      <w:r w:rsidR="00065330" w:rsidRPr="00065330">
        <w:rPr>
          <w:rFonts w:ascii="Times New Roman" w:hAnsi="Times New Roman" w:cs="Times New Roman"/>
        </w:rPr>
        <w:t>ded to a Google</w:t>
      </w:r>
      <w:r>
        <w:rPr>
          <w:rFonts w:ascii="Times New Roman" w:hAnsi="Times New Roman" w:cs="Times New Roman"/>
        </w:rPr>
        <w:t xml:space="preserve"> Cloud </w:t>
      </w:r>
      <w:proofErr w:type="spellStart"/>
      <w:r w:rsidR="00065330" w:rsidRPr="00065330">
        <w:rPr>
          <w:rFonts w:ascii="Times New Roman" w:hAnsi="Times New Roman" w:cs="Times New Roman"/>
        </w:rPr>
        <w:t>Cloud</w:t>
      </w:r>
      <w:proofErr w:type="spellEnd"/>
      <w:r w:rsidR="00065330" w:rsidRPr="00065330">
        <w:rPr>
          <w:rFonts w:ascii="Times New Roman" w:hAnsi="Times New Roman" w:cs="Times New Roman"/>
        </w:rPr>
        <w:t xml:space="preserve"> Platform </w:t>
      </w:r>
      <w:r w:rsidR="00065330" w:rsidRPr="00065330">
        <w:rPr>
          <w:rFonts w:ascii="Times New Roman" w:hAnsi="Times New Roman" w:cs="Times New Roman"/>
        </w:rPr>
        <w:lastRenderedPageBreak/>
        <w:t xml:space="preserve">(GCP) instance with GPU. I </w:t>
      </w:r>
      <w:r w:rsidR="00BA2B8E">
        <w:rPr>
          <w:rFonts w:ascii="Times New Roman" w:hAnsi="Times New Roman" w:cs="Times New Roman"/>
        </w:rPr>
        <w:t xml:space="preserve">then </w:t>
      </w:r>
      <w:r w:rsidR="00065330" w:rsidRPr="00065330">
        <w:rPr>
          <w:rFonts w:ascii="Times New Roman" w:hAnsi="Times New Roman" w:cs="Times New Roman"/>
        </w:rPr>
        <w:t xml:space="preserve">used an off-the-shelf </w:t>
      </w:r>
      <w:proofErr w:type="spellStart"/>
      <w:r w:rsidR="00065330" w:rsidRPr="00065330">
        <w:rPr>
          <w:rFonts w:ascii="Times New Roman" w:hAnsi="Times New Roman" w:cs="Times New Roman"/>
        </w:rPr>
        <w:t>PyTorch</w:t>
      </w:r>
      <w:proofErr w:type="spellEnd"/>
      <w:r w:rsidR="00065330" w:rsidRPr="00065330">
        <w:rPr>
          <w:rFonts w:ascii="Times New Roman" w:hAnsi="Times New Roman" w:cs="Times New Roman"/>
        </w:rPr>
        <w:t xml:space="preserve"> CNN trained on ImageNet (resnet50) to reach</w:t>
      </w:r>
      <w:r>
        <w:rPr>
          <w:rFonts w:ascii="Times New Roman" w:hAnsi="Times New Roman" w:cs="Times New Roman"/>
        </w:rPr>
        <w:t xml:space="preserve"> </w:t>
      </w:r>
      <w:r w:rsidR="00065330" w:rsidRPr="00065330">
        <w:rPr>
          <w:rFonts w:ascii="Times New Roman" w:hAnsi="Times New Roman" w:cs="Times New Roman"/>
        </w:rPr>
        <w:t>~94% accuracy on a held-out test set.</w:t>
      </w:r>
    </w:p>
    <w:p w14:paraId="76DFD7F7" w14:textId="70909F44" w:rsidR="001C4DB7" w:rsidRDefault="001C4DB7" w:rsidP="00065330">
      <w:pPr>
        <w:rPr>
          <w:rFonts w:ascii="Times New Roman" w:hAnsi="Times New Roman" w:cs="Times New Roman"/>
          <w:b/>
        </w:rPr>
      </w:pPr>
    </w:p>
    <w:p w14:paraId="0D6ADFB5" w14:textId="30549367" w:rsidR="00065330" w:rsidRPr="00065330" w:rsidRDefault="00513747" w:rsidP="001C4DB7">
      <w:pPr>
        <w:ind w:left="720"/>
        <w:rPr>
          <w:rFonts w:ascii="Times New Roman" w:hAnsi="Times New Roman" w:cs="Times New Roman"/>
        </w:rPr>
      </w:pPr>
      <w:r w:rsidRPr="00065330">
        <w:rPr>
          <w:rFonts w:ascii="Times New Roman" w:hAnsi="Times New Roman" w:cs="Times New Roman"/>
          <w:noProof/>
        </w:rPr>
        <w:drawing>
          <wp:anchor distT="0" distB="0" distL="114300" distR="114300" simplePos="0" relativeHeight="251663360" behindDoc="1" locked="0" layoutInCell="1" allowOverlap="1" wp14:anchorId="497BFB51" wp14:editId="6C2B77DC">
            <wp:simplePos x="0" y="0"/>
            <wp:positionH relativeFrom="column">
              <wp:posOffset>225019</wp:posOffset>
            </wp:positionH>
            <wp:positionV relativeFrom="paragraph">
              <wp:posOffset>857721</wp:posOffset>
            </wp:positionV>
            <wp:extent cx="5475605" cy="5546090"/>
            <wp:effectExtent l="0" t="0" r="0" b="3810"/>
            <wp:wrapSquare wrapText="bothSides"/>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5605" cy="5546090"/>
                    </a:xfrm>
                    <a:prstGeom prst="rect">
                      <a:avLst/>
                    </a:prstGeom>
                  </pic:spPr>
                </pic:pic>
              </a:graphicData>
            </a:graphic>
            <wp14:sizeRelH relativeFrom="page">
              <wp14:pctWidth>0</wp14:pctWidth>
            </wp14:sizeRelH>
            <wp14:sizeRelV relativeFrom="page">
              <wp14:pctHeight>0</wp14:pctHeight>
            </wp14:sizeRelV>
          </wp:anchor>
        </w:drawing>
      </w:r>
      <w:r w:rsidR="00065330" w:rsidRPr="001C4DB7">
        <w:rPr>
          <w:rFonts w:ascii="Times New Roman" w:hAnsi="Times New Roman" w:cs="Times New Roman"/>
          <w:b/>
          <w:i/>
        </w:rPr>
        <w:t>Takeaway</w:t>
      </w:r>
      <w:r w:rsidR="00065330" w:rsidRPr="001C4DB7">
        <w:rPr>
          <w:rFonts w:ascii="Times New Roman" w:hAnsi="Times New Roman" w:cs="Times New Roman"/>
          <w:i/>
        </w:rPr>
        <w:t>:</w:t>
      </w:r>
      <w:r w:rsidR="00065330" w:rsidRPr="00065330">
        <w:rPr>
          <w:rFonts w:ascii="Times New Roman" w:hAnsi="Times New Roman" w:cs="Times New Roman"/>
        </w:rPr>
        <w:t xml:space="preserve"> When it comes to deep learning, try to use the collective knowledge an active community of experimenters. That’s why I chose to use </w:t>
      </w:r>
      <w:hyperlink r:id="rId13">
        <w:proofErr w:type="spellStart"/>
        <w:r w:rsidR="00065330" w:rsidRPr="00065330">
          <w:rPr>
            <w:rStyle w:val="Hyperlink"/>
            <w:rFonts w:ascii="Times New Roman" w:hAnsi="Times New Roman" w:cs="Times New Roman"/>
          </w:rPr>
          <w:t>fast.ai’s</w:t>
        </w:r>
        <w:proofErr w:type="spellEnd"/>
      </w:hyperlink>
      <w:r w:rsidR="00065330" w:rsidRPr="00065330">
        <w:rPr>
          <w:rFonts w:ascii="Times New Roman" w:hAnsi="Times New Roman" w:cs="Times New Roman"/>
        </w:rPr>
        <w:t xml:space="preserve"> </w:t>
      </w:r>
      <w:proofErr w:type="spellStart"/>
      <w:r w:rsidR="00065330" w:rsidRPr="00065330">
        <w:rPr>
          <w:rFonts w:ascii="Times New Roman" w:hAnsi="Times New Roman" w:cs="Times New Roman"/>
        </w:rPr>
        <w:t>PyTorch</w:t>
      </w:r>
      <w:proofErr w:type="spellEnd"/>
      <w:r w:rsidR="00065330" w:rsidRPr="00065330">
        <w:rPr>
          <w:rFonts w:ascii="Times New Roman" w:hAnsi="Times New Roman" w:cs="Times New Roman"/>
        </w:rPr>
        <w:t xml:space="preserve"> library for model training. Fast.ai provided detailed installation guides for working with GCP</w:t>
      </w:r>
      <w:r w:rsidR="001C4DB7">
        <w:rPr>
          <w:rFonts w:ascii="Times New Roman" w:hAnsi="Times New Roman" w:cs="Times New Roman"/>
        </w:rPr>
        <w:t xml:space="preserve"> and</w:t>
      </w:r>
      <w:r w:rsidR="00065330" w:rsidRPr="00065330">
        <w:rPr>
          <w:rFonts w:ascii="Times New Roman" w:hAnsi="Times New Roman" w:cs="Times New Roman"/>
        </w:rPr>
        <w:t xml:space="preserve"> the forums are invaluable for troubleshooting.</w:t>
      </w:r>
    </w:p>
    <w:p w14:paraId="5814CA64" w14:textId="5A117E01" w:rsidR="00065330" w:rsidRPr="00065330" w:rsidRDefault="00513747" w:rsidP="00065330">
      <w:pPr>
        <w:rPr>
          <w:rFonts w:ascii="Times New Roman" w:hAnsi="Times New Roman" w:cs="Times New Roman"/>
        </w:rPr>
      </w:pPr>
      <w:r w:rsidRPr="00065330">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90C769E" wp14:editId="0949050B">
                <wp:simplePos x="0" y="0"/>
                <wp:positionH relativeFrom="column">
                  <wp:posOffset>1848293</wp:posOffset>
                </wp:positionH>
                <wp:positionV relativeFrom="paragraph">
                  <wp:posOffset>5759136</wp:posOffset>
                </wp:positionV>
                <wp:extent cx="2835667" cy="390418"/>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2835667" cy="390418"/>
                        </a:xfrm>
                        <a:prstGeom prst="rect">
                          <a:avLst/>
                        </a:prstGeom>
                        <a:solidFill>
                          <a:schemeClr val="lt1"/>
                        </a:solidFill>
                        <a:ln w="6350">
                          <a:noFill/>
                        </a:ln>
                      </wps:spPr>
                      <wps:txbx>
                        <w:txbxContent>
                          <w:p w14:paraId="1440E4B0" w14:textId="77777777" w:rsidR="00065330" w:rsidRPr="00DC0AA0" w:rsidRDefault="00065330" w:rsidP="00065330">
                            <w:pPr>
                              <w:pStyle w:val="BodyText"/>
                              <w:spacing w:before="138"/>
                              <w:rPr>
                                <w:rFonts w:ascii="Times New Roman" w:hAnsi="Times New Roman" w:cs="Times New Roman"/>
                              </w:rPr>
                            </w:pPr>
                            <w:r w:rsidRPr="00DC0AA0">
                              <w:rPr>
                                <w:rFonts w:ascii="Times New Roman" w:hAnsi="Times New Roman" w:cs="Times New Roman"/>
                                <w:w w:val="105"/>
                              </w:rPr>
                              <w:t>Figure 2: Confusion matrix for stage-one classifier</w:t>
                            </w:r>
                          </w:p>
                          <w:p w14:paraId="1891EAA3" w14:textId="77777777" w:rsidR="00065330" w:rsidRDefault="00065330" w:rsidP="000653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C769E" id="Text Box 2" o:spid="_x0000_s1027" type="#_x0000_t202" style="position:absolute;margin-left:145.55pt;margin-top:453.5pt;width:223.3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" fillcolor="white [3201]" stroked="f" strokeweight=".5pt">
                <v:textbox>
                  <w:txbxContent>
                    <w:p w14:paraId="1440E4B0" w14:textId="77777777" w:rsidR="00065330" w:rsidRPr="00DC0AA0" w:rsidRDefault="00065330" w:rsidP="00065330">
                      <w:pPr>
                        <w:pStyle w:val="BodyText"/>
                        <w:spacing w:before="138"/>
                        <w:rPr>
                          <w:rFonts w:ascii="Times New Roman" w:hAnsi="Times New Roman" w:cs="Times New Roman"/>
                        </w:rPr>
                      </w:pPr>
                      <w:r w:rsidRPr="00DC0AA0">
                        <w:rPr>
                          <w:rFonts w:ascii="Times New Roman" w:hAnsi="Times New Roman" w:cs="Times New Roman"/>
                          <w:w w:val="105"/>
                        </w:rPr>
                        <w:t>Figure 2: Confusion matrix for stage-one classifier</w:t>
                      </w:r>
                    </w:p>
                    <w:p w14:paraId="1891EAA3" w14:textId="77777777" w:rsidR="00065330" w:rsidRDefault="00065330" w:rsidP="00065330"/>
                  </w:txbxContent>
                </v:textbox>
              </v:shape>
            </w:pict>
          </mc:Fallback>
        </mc:AlternateContent>
      </w:r>
    </w:p>
    <w:p w14:paraId="22B6ECC1" w14:textId="77777777" w:rsidR="00E86615" w:rsidRDefault="00E86615" w:rsidP="00065330">
      <w:pPr>
        <w:rPr>
          <w:rFonts w:ascii="Times New Roman" w:hAnsi="Times New Roman" w:cs="Times New Roman"/>
          <w:b/>
          <w:bCs/>
        </w:rPr>
      </w:pPr>
      <w:bookmarkStart w:id="45" w:name="Filter_with_Model"/>
      <w:bookmarkStart w:id="46" w:name="_bookmark2"/>
      <w:bookmarkEnd w:id="45"/>
      <w:bookmarkEnd w:id="46"/>
    </w:p>
    <w:p w14:paraId="6521A8CB" w14:textId="77777777" w:rsidR="001A018D" w:rsidRDefault="001A018D" w:rsidP="00065330">
      <w:pPr>
        <w:rPr>
          <w:ins w:id="47" w:author="Stephen Krewson" w:date="2020-01-28T08:33:00Z"/>
          <w:rFonts w:ascii="Times New Roman" w:hAnsi="Times New Roman" w:cs="Times New Roman"/>
          <w:b/>
          <w:bCs/>
        </w:rPr>
      </w:pPr>
    </w:p>
    <w:p w14:paraId="30A53B8A" w14:textId="33B5EBBE" w:rsidR="00065330" w:rsidRPr="00065330" w:rsidRDefault="00065330" w:rsidP="00065330">
      <w:pPr>
        <w:rPr>
          <w:rFonts w:ascii="Times New Roman" w:hAnsi="Times New Roman" w:cs="Times New Roman"/>
          <w:b/>
          <w:bCs/>
        </w:rPr>
      </w:pPr>
      <w:r w:rsidRPr="00065330">
        <w:rPr>
          <w:rFonts w:ascii="Times New Roman" w:hAnsi="Times New Roman" w:cs="Times New Roman"/>
          <w:b/>
          <w:bCs/>
        </w:rPr>
        <w:t>Filter</w:t>
      </w:r>
      <w:ins w:id="48" w:author="Stephen Krewson" w:date="2020-01-28T08:33:00Z">
        <w:r w:rsidR="001A018D">
          <w:rPr>
            <w:rFonts w:ascii="Times New Roman" w:hAnsi="Times New Roman" w:cs="Times New Roman"/>
            <w:b/>
            <w:bCs/>
          </w:rPr>
          <w:t>ing</w:t>
        </w:r>
      </w:ins>
      <w:r w:rsidRPr="00065330">
        <w:rPr>
          <w:rFonts w:ascii="Times New Roman" w:hAnsi="Times New Roman" w:cs="Times New Roman"/>
          <w:b/>
          <w:bCs/>
        </w:rPr>
        <w:t xml:space="preserve"> </w:t>
      </w:r>
      <w:ins w:id="49" w:author="Stephen Krewson" w:date="2020-01-28T08:33:00Z">
        <w:r w:rsidR="001A018D">
          <w:rPr>
            <w:rFonts w:ascii="Times New Roman" w:hAnsi="Times New Roman" w:cs="Times New Roman"/>
            <w:b/>
            <w:bCs/>
          </w:rPr>
          <w:t>out Unwanted Labels</w:t>
        </w:r>
      </w:ins>
      <w:del w:id="50" w:author="Stephen Krewson" w:date="2020-01-28T08:33:00Z">
        <w:r w:rsidRPr="00065330" w:rsidDel="001A018D">
          <w:rPr>
            <w:rFonts w:ascii="Times New Roman" w:hAnsi="Times New Roman" w:cs="Times New Roman"/>
            <w:b/>
            <w:bCs/>
          </w:rPr>
          <w:delText>with Model</w:delText>
        </w:r>
      </w:del>
    </w:p>
    <w:p w14:paraId="4DE9F579" w14:textId="60C0A89D" w:rsidR="00065330" w:rsidRDefault="00065330" w:rsidP="00065330">
      <w:pPr>
        <w:rPr>
          <w:rFonts w:ascii="Times New Roman" w:hAnsi="Times New Roman" w:cs="Times New Roman"/>
        </w:rPr>
      </w:pPr>
      <w:r w:rsidRPr="00065330">
        <w:rPr>
          <w:rFonts w:ascii="Times New Roman" w:hAnsi="Times New Roman" w:cs="Times New Roman"/>
        </w:rPr>
        <w:t xml:space="preserve">The trained model is saved as a serialized </w:t>
      </w:r>
      <w:proofErr w:type="spellStart"/>
      <w:r w:rsidRPr="00065330">
        <w:rPr>
          <w:rFonts w:ascii="Times New Roman" w:hAnsi="Times New Roman" w:cs="Times New Roman"/>
        </w:rPr>
        <w:t>PyTorch</w:t>
      </w:r>
      <w:proofErr w:type="spellEnd"/>
      <w:r w:rsidRPr="00065330">
        <w:rPr>
          <w:rFonts w:ascii="Times New Roman" w:hAnsi="Times New Roman" w:cs="Times New Roman"/>
        </w:rPr>
        <w:t xml:space="preserve"> object. When loaded, it provides a </w:t>
      </w:r>
      <w:proofErr w:type="gramStart"/>
      <w:r w:rsidRPr="00BA2B8E">
        <w:rPr>
          <w:rFonts w:ascii="Consolas" w:hAnsi="Consolas" w:cs="Consolas"/>
        </w:rPr>
        <w:t>predict(</w:t>
      </w:r>
      <w:proofErr w:type="gramEnd"/>
      <w:r w:rsidRPr="00BA2B8E">
        <w:rPr>
          <w:rFonts w:ascii="Consolas" w:hAnsi="Consolas" w:cs="Consolas"/>
        </w:rPr>
        <w:t>)</w:t>
      </w:r>
      <w:r w:rsidRPr="00065330">
        <w:rPr>
          <w:rFonts w:ascii="Times New Roman" w:hAnsi="Times New Roman" w:cs="Times New Roman"/>
        </w:rPr>
        <w:t xml:space="preserve"> method that returns the estimated class of the input image. Boris deserves all the credit for installing the necessary libraries (quite a headache as it turned out) and parallelizing the </w:t>
      </w:r>
      <w:hyperlink r:id="rId14">
        <w:r w:rsidR="00BA2B8E">
          <w:rPr>
            <w:rStyle w:val="Hyperlink"/>
            <w:rFonts w:ascii="Times New Roman" w:hAnsi="Times New Roman" w:cs="Times New Roman"/>
          </w:rPr>
          <w:t>code</w:t>
        </w:r>
      </w:hyperlink>
      <w:r w:rsidR="00BA2B8E">
        <w:rPr>
          <w:rFonts w:ascii="Times New Roman" w:hAnsi="Times New Roman" w:cs="Times New Roman"/>
        </w:rPr>
        <w:t>.</w:t>
      </w:r>
    </w:p>
    <w:p w14:paraId="2C426C2D" w14:textId="13333E68" w:rsidR="00BA2B8E" w:rsidRPr="00065330" w:rsidRDefault="00BA2B8E" w:rsidP="00065330">
      <w:pPr>
        <w:rPr>
          <w:rFonts w:ascii="Times New Roman" w:hAnsi="Times New Roman" w:cs="Times New Roman"/>
        </w:rPr>
      </w:pPr>
    </w:p>
    <w:p w14:paraId="237B02B8" w14:textId="1ACA0B4B" w:rsidR="00065330" w:rsidRPr="00065330" w:rsidRDefault="00065330" w:rsidP="00065330">
      <w:pPr>
        <w:rPr>
          <w:rFonts w:ascii="Times New Roman" w:hAnsi="Times New Roman" w:cs="Times New Roman"/>
        </w:rPr>
      </w:pPr>
      <w:r w:rsidRPr="00065330">
        <w:rPr>
          <w:rFonts w:ascii="Times New Roman" w:hAnsi="Times New Roman" w:cs="Times New Roman"/>
        </w:rPr>
        <w:lastRenderedPageBreak/>
        <w:t>To run inference on the 500,013 volumes, we first needed to:</w:t>
      </w:r>
    </w:p>
    <w:p w14:paraId="41240591" w14:textId="1E951851" w:rsidR="00065330" w:rsidRPr="00065330" w:rsidRDefault="00065330" w:rsidP="00065330">
      <w:pPr>
        <w:numPr>
          <w:ilvl w:val="0"/>
          <w:numId w:val="2"/>
        </w:numPr>
        <w:rPr>
          <w:rFonts w:ascii="Times New Roman" w:hAnsi="Times New Roman" w:cs="Times New Roman"/>
        </w:rPr>
      </w:pPr>
      <w:r w:rsidRPr="00065330">
        <w:rPr>
          <w:rFonts w:ascii="Times New Roman" w:hAnsi="Times New Roman" w:cs="Times New Roman"/>
        </w:rPr>
        <w:t xml:space="preserve">Acquire volume subset from </w:t>
      </w:r>
      <w:proofErr w:type="spellStart"/>
      <w:r w:rsidRPr="00065330">
        <w:rPr>
          <w:rFonts w:ascii="Times New Roman" w:hAnsi="Times New Roman" w:cs="Times New Roman"/>
        </w:rPr>
        <w:t>HathiTrust</w:t>
      </w:r>
      <w:proofErr w:type="spellEnd"/>
      <w:r w:rsidRPr="00065330">
        <w:rPr>
          <w:rFonts w:ascii="Times New Roman" w:hAnsi="Times New Roman" w:cs="Times New Roman"/>
        </w:rPr>
        <w:t xml:space="preserve"> (in </w:t>
      </w:r>
      <w:proofErr w:type="spellStart"/>
      <w:r w:rsidRPr="00065330">
        <w:rPr>
          <w:rFonts w:ascii="Times New Roman" w:hAnsi="Times New Roman" w:cs="Times New Roman"/>
        </w:rPr>
        <w:t>pairtree</w:t>
      </w:r>
      <w:proofErr w:type="spellEnd"/>
      <w:r w:rsidRPr="00065330">
        <w:rPr>
          <w:rFonts w:ascii="Times New Roman" w:hAnsi="Times New Roman" w:cs="Times New Roman"/>
        </w:rPr>
        <w:t xml:space="preserve"> structure)</w:t>
      </w:r>
    </w:p>
    <w:p w14:paraId="1DF65269" w14:textId="124ADCEB" w:rsidR="00065330" w:rsidRPr="00065330" w:rsidRDefault="00065330" w:rsidP="00065330">
      <w:pPr>
        <w:numPr>
          <w:ilvl w:val="0"/>
          <w:numId w:val="2"/>
        </w:numPr>
        <w:rPr>
          <w:rFonts w:ascii="Times New Roman" w:hAnsi="Times New Roman" w:cs="Times New Roman"/>
        </w:rPr>
      </w:pPr>
      <w:r w:rsidRPr="00065330">
        <w:rPr>
          <w:rFonts w:ascii="Times New Roman" w:hAnsi="Times New Roman" w:cs="Times New Roman"/>
        </w:rPr>
        <w:t xml:space="preserve">Parse through metadata for each volume to find all pages tagged with </w:t>
      </w:r>
      <w:r w:rsidRPr="00C308CD">
        <w:rPr>
          <w:rFonts w:ascii="Consolas" w:hAnsi="Consolas" w:cs="Consolas"/>
        </w:rPr>
        <w:t>IMAGE_ON_PAGE</w:t>
      </w:r>
      <w:r w:rsidRPr="00065330">
        <w:rPr>
          <w:rFonts w:ascii="Times New Roman" w:hAnsi="Times New Roman" w:cs="Times New Roman"/>
        </w:rPr>
        <w:t xml:space="preserve"> (a tag generated </w:t>
      </w:r>
      <w:r w:rsidR="00D4719E">
        <w:rPr>
          <w:rFonts w:ascii="Times New Roman" w:hAnsi="Times New Roman" w:cs="Times New Roman"/>
        </w:rPr>
        <w:t>from OCR at digitization</w:t>
      </w:r>
      <w:r w:rsidRPr="00065330">
        <w:rPr>
          <w:rFonts w:ascii="Times New Roman" w:hAnsi="Times New Roman" w:cs="Times New Roman"/>
        </w:rPr>
        <w:t>)</w:t>
      </w:r>
    </w:p>
    <w:p w14:paraId="0DC44B9B" w14:textId="18908407" w:rsidR="00065330" w:rsidRDefault="00065330" w:rsidP="00065330">
      <w:pPr>
        <w:numPr>
          <w:ilvl w:val="0"/>
          <w:numId w:val="2"/>
        </w:numPr>
        <w:rPr>
          <w:rFonts w:ascii="Times New Roman" w:hAnsi="Times New Roman" w:cs="Times New Roman"/>
        </w:rPr>
      </w:pPr>
      <w:r w:rsidRPr="00065330">
        <w:rPr>
          <w:rFonts w:ascii="Times New Roman" w:hAnsi="Times New Roman" w:cs="Times New Roman"/>
        </w:rPr>
        <w:t>Unzip the fold of JP2 image assets</w:t>
      </w:r>
    </w:p>
    <w:p w14:paraId="13E09088" w14:textId="024F0F9C" w:rsidR="00C308CD" w:rsidRPr="00065330" w:rsidRDefault="00C308CD" w:rsidP="00C308CD">
      <w:pPr>
        <w:ind w:left="360"/>
        <w:rPr>
          <w:rFonts w:ascii="Times New Roman" w:hAnsi="Times New Roman" w:cs="Times New Roman"/>
        </w:rPr>
      </w:pPr>
    </w:p>
    <w:p w14:paraId="3E953B65" w14:textId="61EE2CA8" w:rsidR="00065330" w:rsidRDefault="00065330" w:rsidP="00065330">
      <w:pPr>
        <w:rPr>
          <w:rFonts w:ascii="Times New Roman" w:hAnsi="Times New Roman" w:cs="Times New Roman"/>
        </w:rPr>
      </w:pPr>
      <w:r w:rsidRPr="00065330">
        <w:rPr>
          <w:rFonts w:ascii="Times New Roman" w:hAnsi="Times New Roman" w:cs="Times New Roman"/>
        </w:rPr>
        <w:t xml:space="preserve">Then HTRC ran inference with a pool of threads on high-performance </w:t>
      </w:r>
      <w:proofErr w:type="spellStart"/>
      <w:r w:rsidRPr="00065330">
        <w:rPr>
          <w:rFonts w:ascii="Times New Roman" w:hAnsi="Times New Roman" w:cs="Times New Roman"/>
        </w:rPr>
        <w:t>compute</w:t>
      </w:r>
      <w:proofErr w:type="spellEnd"/>
      <w:r w:rsidRPr="00065330">
        <w:rPr>
          <w:rFonts w:ascii="Times New Roman" w:hAnsi="Times New Roman" w:cs="Times New Roman"/>
        </w:rPr>
        <w:t xml:space="preserve"> systems at Indiana University, keeping the directory structure and deleting all volumes/assets that were not of the desired classes. When the job finished, the set of volumes was winnowed down to </w:t>
      </w:r>
      <w:r w:rsidRPr="003D531C">
        <w:rPr>
          <w:rFonts w:ascii="Times New Roman" w:hAnsi="Times New Roman" w:cs="Times New Roman"/>
        </w:rPr>
        <w:t>183,553</w:t>
      </w:r>
      <w:r w:rsidRPr="00065330">
        <w:rPr>
          <w:rFonts w:ascii="Times New Roman" w:hAnsi="Times New Roman" w:cs="Times New Roman"/>
        </w:rPr>
        <w:t>. This means that, according to the model, roughly 37%</w:t>
      </w:r>
      <w:r w:rsidR="00D4719E">
        <w:rPr>
          <w:rFonts w:ascii="Times New Roman" w:hAnsi="Times New Roman" w:cs="Times New Roman"/>
        </w:rPr>
        <w:t xml:space="preserve"> </w:t>
      </w:r>
      <w:r w:rsidRPr="00065330">
        <w:rPr>
          <w:rFonts w:ascii="Times New Roman" w:hAnsi="Times New Roman" w:cs="Times New Roman"/>
        </w:rPr>
        <w:t>of early-</w:t>
      </w:r>
      <w:r w:rsidR="00D4719E">
        <w:rPr>
          <w:rFonts w:ascii="Times New Roman" w:hAnsi="Times New Roman" w:cs="Times New Roman"/>
        </w:rPr>
        <w:t>19th</w:t>
      </w:r>
      <w:r w:rsidRPr="00065330">
        <w:rPr>
          <w:rFonts w:ascii="Times New Roman" w:hAnsi="Times New Roman" w:cs="Times New Roman"/>
        </w:rPr>
        <w:t xml:space="preserve"> century books contain one or more illustrated pages.</w:t>
      </w:r>
    </w:p>
    <w:p w14:paraId="52EB4890" w14:textId="7F0AB5ED" w:rsidR="00C308CD" w:rsidRPr="00065330" w:rsidRDefault="00C308CD" w:rsidP="00065330">
      <w:pPr>
        <w:rPr>
          <w:rFonts w:ascii="Times New Roman" w:hAnsi="Times New Roman" w:cs="Times New Roman"/>
          <w:b/>
        </w:rPr>
      </w:pPr>
    </w:p>
    <w:p w14:paraId="7E147378" w14:textId="1CF21581" w:rsidR="00065330" w:rsidRPr="00065330" w:rsidRDefault="00065330" w:rsidP="00687CA0">
      <w:pPr>
        <w:ind w:left="720"/>
        <w:rPr>
          <w:rFonts w:ascii="Times New Roman" w:hAnsi="Times New Roman" w:cs="Times New Roman"/>
        </w:rPr>
      </w:pPr>
      <w:r w:rsidRPr="00687CA0">
        <w:rPr>
          <w:rFonts w:ascii="Times New Roman" w:hAnsi="Times New Roman" w:cs="Times New Roman"/>
          <w:b/>
          <w:i/>
        </w:rPr>
        <w:t>Takeaways</w:t>
      </w:r>
      <w:r w:rsidRPr="00065330">
        <w:rPr>
          <w:rFonts w:ascii="Times New Roman" w:hAnsi="Times New Roman" w:cs="Times New Roman"/>
        </w:rPr>
        <w:t xml:space="preserve">: Parallelism is absolutely vital for running large jobs such as this in days instead of weeks or months. Careful thought is required regarding when to convert image formats. The JP2 format was designed for archives and is used by most </w:t>
      </w:r>
      <w:r w:rsidR="00516812">
        <w:rPr>
          <w:rFonts w:ascii="Times New Roman" w:hAnsi="Times New Roman" w:cs="Times New Roman"/>
        </w:rPr>
        <w:t>HATHITRUST</w:t>
      </w:r>
      <w:r w:rsidRPr="00065330">
        <w:rPr>
          <w:rFonts w:ascii="Times New Roman" w:hAnsi="Times New Roman" w:cs="Times New Roman"/>
        </w:rPr>
        <w:t xml:space="preserve"> partners. Unfortunately, it is not supported by most machine learning libraries, including </w:t>
      </w:r>
      <w:proofErr w:type="spellStart"/>
      <w:r w:rsidRPr="00065330">
        <w:rPr>
          <w:rFonts w:ascii="Times New Roman" w:hAnsi="Times New Roman" w:cs="Times New Roman"/>
        </w:rPr>
        <w:t>PyTorch</w:t>
      </w:r>
      <w:proofErr w:type="spellEnd"/>
      <w:r w:rsidRPr="00065330">
        <w:rPr>
          <w:rFonts w:ascii="Times New Roman" w:hAnsi="Times New Roman" w:cs="Times New Roman"/>
        </w:rPr>
        <w:t xml:space="preserve">. </w:t>
      </w:r>
      <w:proofErr w:type="gramStart"/>
      <w:r w:rsidRPr="00065330">
        <w:rPr>
          <w:rFonts w:ascii="Times New Roman" w:hAnsi="Times New Roman" w:cs="Times New Roman"/>
        </w:rPr>
        <w:t>Thus</w:t>
      </w:r>
      <w:proofErr w:type="gramEnd"/>
      <w:r w:rsidRPr="00065330">
        <w:rPr>
          <w:rFonts w:ascii="Times New Roman" w:hAnsi="Times New Roman" w:cs="Times New Roman"/>
        </w:rPr>
        <w:t xml:space="preserve"> we needed to convert to JPEG on the fly, which has been a source of endless frustration. Needs for image conversion should be considered when designing an analysis workflow.</w:t>
      </w:r>
    </w:p>
    <w:p w14:paraId="719EC45E" w14:textId="5AE325CB" w:rsidR="00065330" w:rsidRPr="00065330" w:rsidRDefault="00065330" w:rsidP="00065330">
      <w:pPr>
        <w:rPr>
          <w:rFonts w:ascii="Times New Roman" w:hAnsi="Times New Roman" w:cs="Times New Roman"/>
        </w:rPr>
      </w:pPr>
    </w:p>
    <w:p w14:paraId="1F46CAD4" w14:textId="5A1A20F0" w:rsidR="00065330" w:rsidRPr="00687CA0" w:rsidRDefault="00065330" w:rsidP="00065330">
      <w:pPr>
        <w:rPr>
          <w:rFonts w:ascii="Times New Roman" w:hAnsi="Times New Roman" w:cs="Times New Roman"/>
          <w:b/>
          <w:bCs/>
        </w:rPr>
      </w:pPr>
      <w:bookmarkStart w:id="51" w:name="Initial_Results"/>
      <w:bookmarkStart w:id="52" w:name="_bookmark3"/>
      <w:bookmarkEnd w:id="51"/>
      <w:bookmarkEnd w:id="52"/>
      <w:r w:rsidRPr="00065330">
        <w:rPr>
          <w:rFonts w:ascii="Times New Roman" w:hAnsi="Times New Roman" w:cs="Times New Roman"/>
          <w:b/>
          <w:bCs/>
        </w:rPr>
        <w:t>Initial Results</w:t>
      </w:r>
    </w:p>
    <w:p w14:paraId="79DFDDC9" w14:textId="5D0FCFE1" w:rsidR="00065330" w:rsidRDefault="00065330" w:rsidP="00065330">
      <w:pPr>
        <w:rPr>
          <w:rFonts w:ascii="Times New Roman" w:hAnsi="Times New Roman" w:cs="Times New Roman"/>
        </w:rPr>
      </w:pPr>
      <w:r w:rsidRPr="00065330">
        <w:rPr>
          <w:rFonts w:ascii="Times New Roman" w:hAnsi="Times New Roman" w:cs="Times New Roman"/>
        </w:rPr>
        <w:t xml:space="preserve">Of this set of probably-illustrated volumes, there were </w:t>
      </w:r>
      <w:r w:rsidRPr="00DC0AA0">
        <w:rPr>
          <w:rFonts w:ascii="Times New Roman" w:hAnsi="Times New Roman" w:cs="Times New Roman"/>
        </w:rPr>
        <w:t>1,922,725</w:t>
      </w:r>
      <w:r w:rsidR="00A92175">
        <w:rPr>
          <w:rFonts w:ascii="Times New Roman" w:hAnsi="Times New Roman" w:cs="Times New Roman"/>
          <w:b/>
        </w:rPr>
        <w:t xml:space="preserve"> </w:t>
      </w:r>
      <w:r w:rsidRPr="00065330">
        <w:rPr>
          <w:rFonts w:ascii="Times New Roman" w:hAnsi="Times New Roman" w:cs="Times New Roman"/>
        </w:rPr>
        <w:t xml:space="preserve">individual pages estimated by the model to feature illustrations. That is to say, subject to survival bias and Western-centric library practices, the historical-bibliographical record for the early nineteenth century consists of about </w:t>
      </w:r>
      <w:r w:rsidRPr="00DC0AA0">
        <w:rPr>
          <w:rFonts w:ascii="Times New Roman" w:hAnsi="Times New Roman" w:cs="Times New Roman"/>
        </w:rPr>
        <w:t>two million</w:t>
      </w:r>
      <w:r w:rsidRPr="00065330">
        <w:rPr>
          <w:rFonts w:ascii="Times New Roman" w:hAnsi="Times New Roman" w:cs="Times New Roman"/>
          <w:b/>
        </w:rPr>
        <w:t xml:space="preserve"> </w:t>
      </w:r>
      <w:r w:rsidRPr="00065330">
        <w:rPr>
          <w:rFonts w:ascii="Times New Roman" w:hAnsi="Times New Roman" w:cs="Times New Roman"/>
        </w:rPr>
        <w:t>printed illustrations.</w:t>
      </w:r>
    </w:p>
    <w:p w14:paraId="3B3382B8" w14:textId="2719ACBD" w:rsidR="00DC0AA0" w:rsidRPr="00065330" w:rsidRDefault="00DC0AA0" w:rsidP="00065330">
      <w:pPr>
        <w:rPr>
          <w:rFonts w:ascii="Times New Roman" w:hAnsi="Times New Roman" w:cs="Times New Roman"/>
        </w:rPr>
      </w:pPr>
    </w:p>
    <w:p w14:paraId="1C4C5FC2" w14:textId="57556C9B" w:rsidR="00065330" w:rsidRPr="00065330" w:rsidDel="001A018D" w:rsidRDefault="00065330" w:rsidP="00065330">
      <w:pPr>
        <w:rPr>
          <w:del w:id="53" w:author="Stephen Krewson" w:date="2020-01-28T08:33:00Z"/>
          <w:rFonts w:ascii="Times New Roman" w:hAnsi="Times New Roman" w:cs="Times New Roman"/>
        </w:rPr>
      </w:pPr>
      <w:r w:rsidRPr="00065330">
        <w:rPr>
          <w:rFonts w:ascii="Times New Roman" w:hAnsi="Times New Roman" w:cs="Times New Roman"/>
        </w:rPr>
        <w:t>At</w:t>
      </w:r>
      <w:r w:rsidR="00A92175">
        <w:rPr>
          <w:rFonts w:ascii="Times New Roman" w:hAnsi="Times New Roman" w:cs="Times New Roman"/>
        </w:rPr>
        <w:t xml:space="preserve"> </w:t>
      </w:r>
      <w:r w:rsidRPr="00065330">
        <w:rPr>
          <w:rFonts w:ascii="Times New Roman" w:hAnsi="Times New Roman" w:cs="Times New Roman"/>
        </w:rPr>
        <w:t>this point,</w:t>
      </w:r>
      <w:r w:rsidR="00A92175">
        <w:rPr>
          <w:rFonts w:ascii="Times New Roman" w:hAnsi="Times New Roman" w:cs="Times New Roman"/>
        </w:rPr>
        <w:t xml:space="preserve"> </w:t>
      </w:r>
      <w:r w:rsidRPr="00065330">
        <w:rPr>
          <w:rFonts w:ascii="Times New Roman" w:hAnsi="Times New Roman" w:cs="Times New Roman"/>
        </w:rPr>
        <w:t>we</w:t>
      </w:r>
      <w:r w:rsidR="00A92175">
        <w:rPr>
          <w:rFonts w:ascii="Times New Roman" w:hAnsi="Times New Roman" w:cs="Times New Roman"/>
        </w:rPr>
        <w:t xml:space="preserve"> </w:t>
      </w:r>
      <w:r w:rsidRPr="00065330">
        <w:rPr>
          <w:rFonts w:ascii="Times New Roman" w:hAnsi="Times New Roman" w:cs="Times New Roman"/>
        </w:rPr>
        <w:t>can compute some basic statistics.</w:t>
      </w:r>
      <w:r w:rsidR="00A92175">
        <w:rPr>
          <w:rFonts w:ascii="Times New Roman" w:hAnsi="Times New Roman" w:cs="Times New Roman"/>
        </w:rPr>
        <w:t xml:space="preserve"> </w:t>
      </w:r>
      <w:r w:rsidRPr="00065330">
        <w:rPr>
          <w:rFonts w:ascii="Times New Roman" w:hAnsi="Times New Roman" w:cs="Times New Roman"/>
        </w:rPr>
        <w:t xml:space="preserve">The </w:t>
      </w:r>
      <w:r w:rsidRPr="00065330">
        <w:rPr>
          <w:rFonts w:ascii="Times New Roman" w:hAnsi="Times New Roman" w:cs="Times New Roman"/>
          <w:b/>
        </w:rPr>
        <w:t xml:space="preserve">average </w:t>
      </w:r>
      <w:r w:rsidRPr="00065330">
        <w:rPr>
          <w:rFonts w:ascii="Times New Roman" w:hAnsi="Times New Roman" w:cs="Times New Roman"/>
        </w:rPr>
        <w:t>number</w:t>
      </w:r>
      <w:r w:rsidR="00A92175">
        <w:rPr>
          <w:rFonts w:ascii="Times New Roman" w:hAnsi="Times New Roman" w:cs="Times New Roman"/>
        </w:rPr>
        <w:t xml:space="preserve"> </w:t>
      </w:r>
      <w:r w:rsidRPr="00065330">
        <w:rPr>
          <w:rFonts w:ascii="Times New Roman" w:hAnsi="Times New Roman" w:cs="Times New Roman"/>
        </w:rPr>
        <w:t xml:space="preserve">of illustrated pages for a book in this set was </w:t>
      </w:r>
      <w:r w:rsidRPr="00DC0AA0">
        <w:rPr>
          <w:rFonts w:ascii="Times New Roman" w:hAnsi="Times New Roman" w:cs="Times New Roman"/>
        </w:rPr>
        <w:t>10.5</w:t>
      </w:r>
      <w:r w:rsidRPr="00065330">
        <w:rPr>
          <w:rFonts w:ascii="Times New Roman" w:hAnsi="Times New Roman" w:cs="Times New Roman"/>
        </w:rPr>
        <w:t xml:space="preserve">. The </w:t>
      </w:r>
      <w:r w:rsidRPr="00065330">
        <w:rPr>
          <w:rFonts w:ascii="Times New Roman" w:hAnsi="Times New Roman" w:cs="Times New Roman"/>
          <w:b/>
        </w:rPr>
        <w:t xml:space="preserve">median </w:t>
      </w:r>
      <w:r w:rsidRPr="00065330">
        <w:rPr>
          <w:rFonts w:ascii="Times New Roman" w:hAnsi="Times New Roman" w:cs="Times New Roman"/>
        </w:rPr>
        <w:t xml:space="preserve">number of illustrated pages was </w:t>
      </w:r>
      <w:r w:rsidRPr="00DC0AA0">
        <w:rPr>
          <w:rFonts w:ascii="Times New Roman" w:hAnsi="Times New Roman" w:cs="Times New Roman"/>
        </w:rPr>
        <w:t>2</w:t>
      </w:r>
      <w:r w:rsidRPr="00065330">
        <w:rPr>
          <w:rFonts w:ascii="Times New Roman" w:hAnsi="Times New Roman" w:cs="Times New Roman"/>
        </w:rPr>
        <w:t>. The most common number (</w:t>
      </w:r>
      <w:r w:rsidRPr="00065330">
        <w:rPr>
          <w:rFonts w:ascii="Times New Roman" w:hAnsi="Times New Roman" w:cs="Times New Roman"/>
          <w:b/>
        </w:rPr>
        <w:t>mode</w:t>
      </w:r>
      <w:r w:rsidRPr="00065330">
        <w:rPr>
          <w:rFonts w:ascii="Times New Roman" w:hAnsi="Times New Roman" w:cs="Times New Roman"/>
        </w:rPr>
        <w:t xml:space="preserve">) of illustrated pages per volume was </w:t>
      </w:r>
      <w:r w:rsidRPr="00DC0AA0">
        <w:rPr>
          <w:rFonts w:ascii="Times New Roman" w:hAnsi="Times New Roman" w:cs="Times New Roman"/>
        </w:rPr>
        <w:t>1</w:t>
      </w:r>
      <w:r w:rsidRPr="00065330">
        <w:rPr>
          <w:rFonts w:ascii="Times New Roman" w:hAnsi="Times New Roman" w:cs="Times New Roman"/>
          <w:b/>
        </w:rPr>
        <w:t xml:space="preserve"> </w:t>
      </w:r>
      <w:r w:rsidRPr="00065330">
        <w:rPr>
          <w:rFonts w:ascii="Times New Roman" w:hAnsi="Times New Roman" w:cs="Times New Roman"/>
        </w:rPr>
        <w:t>(e.g. only a title page or frontispiece is illustrated).</w:t>
      </w:r>
      <w:ins w:id="54" w:author="Stephen Krewson" w:date="2020-01-28T08:33:00Z">
        <w:r w:rsidR="001A018D">
          <w:rPr>
            <w:rFonts w:ascii="Times New Roman" w:hAnsi="Times New Roman" w:cs="Times New Roman"/>
          </w:rPr>
          <w:t xml:space="preserve"> </w:t>
        </w:r>
      </w:ins>
    </w:p>
    <w:p w14:paraId="293C78BA" w14:textId="30FB1D3E" w:rsidR="00065330" w:rsidRDefault="00065330" w:rsidP="00065330">
      <w:pPr>
        <w:rPr>
          <w:rFonts w:ascii="Times New Roman" w:hAnsi="Times New Roman" w:cs="Times New Roman"/>
        </w:rPr>
      </w:pPr>
      <w:r w:rsidRPr="00065330">
        <w:rPr>
          <w:rFonts w:ascii="Times New Roman" w:hAnsi="Times New Roman" w:cs="Times New Roman"/>
        </w:rPr>
        <w:t xml:space="preserve">The maximum count was </w:t>
      </w:r>
      <w:r w:rsidRPr="00DC0AA0">
        <w:rPr>
          <w:rFonts w:ascii="Times New Roman" w:hAnsi="Times New Roman" w:cs="Times New Roman"/>
        </w:rPr>
        <w:t>975</w:t>
      </w:r>
      <w:r w:rsidRPr="00065330">
        <w:rPr>
          <w:rFonts w:ascii="Times New Roman" w:hAnsi="Times New Roman" w:cs="Times New Roman"/>
        </w:rPr>
        <w:t xml:space="preserve">. Extreme outliers are worth exploring, since they can reveal faulty assumptions about the </w:t>
      </w:r>
      <w:r w:rsidR="0012513C">
        <w:rPr>
          <w:rFonts w:ascii="Times New Roman" w:hAnsi="Times New Roman" w:cs="Times New Roman"/>
        </w:rPr>
        <w:t>data.</w:t>
      </w:r>
      <w:r w:rsidR="006A6DDD" w:rsidRPr="00065330">
        <w:rPr>
          <w:rFonts w:ascii="Times New Roman" w:hAnsi="Times New Roman" w:cs="Times New Roman"/>
        </w:rPr>
        <w:t xml:space="preserve"> </w:t>
      </w:r>
      <w:r w:rsidRPr="00065330">
        <w:rPr>
          <w:rFonts w:ascii="Times New Roman" w:hAnsi="Times New Roman" w:cs="Times New Roman"/>
        </w:rPr>
        <w:t>In general, outliers are periodicals. If we were trying to clean up counts, we would split this into three volumes and try to (1) deduplicate and (2) standardize periodical groupings (by year, for instance). But this project is simply trying to get at the images, so the per-volume counts don’t matter all that much.</w:t>
      </w:r>
    </w:p>
    <w:p w14:paraId="56FEF396" w14:textId="086A23F1" w:rsidR="00E43FF4" w:rsidRPr="00065330" w:rsidRDefault="00E43FF4" w:rsidP="00065330">
      <w:pPr>
        <w:rPr>
          <w:rFonts w:ascii="Times New Roman" w:hAnsi="Times New Roman" w:cs="Times New Roman"/>
        </w:rPr>
      </w:pPr>
    </w:p>
    <w:p w14:paraId="0DDDE3F2" w14:textId="524CA0D1" w:rsidR="00065330" w:rsidRDefault="00065330" w:rsidP="00E43FF4">
      <w:pPr>
        <w:rPr>
          <w:rFonts w:ascii="Times New Roman" w:hAnsi="Times New Roman" w:cs="Times New Roman"/>
        </w:rPr>
      </w:pPr>
      <w:r w:rsidRPr="00065330">
        <w:rPr>
          <w:rFonts w:ascii="Times New Roman" w:hAnsi="Times New Roman" w:cs="Times New Roman"/>
        </w:rPr>
        <w:t>The histogram shows the distribution of illustrations: overwhelmingly, even books that are illustrated will have single-digit illustrations (most often just one or two)</w:t>
      </w:r>
      <w:r w:rsidR="00E43FF4">
        <w:rPr>
          <w:rFonts w:ascii="Times New Roman" w:hAnsi="Times New Roman" w:cs="Times New Roman"/>
        </w:rPr>
        <w:t>.</w:t>
      </w:r>
    </w:p>
    <w:p w14:paraId="546C100E" w14:textId="4DC55A3D" w:rsidR="00E43FF4" w:rsidRDefault="00E43FF4" w:rsidP="00E43FF4">
      <w:pPr>
        <w:rPr>
          <w:rFonts w:ascii="Times New Roman" w:hAnsi="Times New Roman" w:cs="Times New Roman"/>
        </w:rPr>
      </w:pPr>
      <w:r w:rsidRPr="00065330">
        <w:rPr>
          <w:rFonts w:ascii="Times New Roman" w:hAnsi="Times New Roman" w:cs="Times New Roman"/>
          <w:b/>
          <w:bCs/>
          <w:noProof/>
        </w:rPr>
        <w:lastRenderedPageBreak/>
        <w:drawing>
          <wp:anchor distT="0" distB="0" distL="0" distR="0" simplePos="0" relativeHeight="251659264" behindDoc="0" locked="0" layoutInCell="1" allowOverlap="1" wp14:anchorId="58AB0518" wp14:editId="477B7199">
            <wp:simplePos x="0" y="0"/>
            <wp:positionH relativeFrom="page">
              <wp:posOffset>944880</wp:posOffset>
            </wp:positionH>
            <wp:positionV relativeFrom="paragraph">
              <wp:posOffset>203364</wp:posOffset>
            </wp:positionV>
            <wp:extent cx="5907405" cy="2886075"/>
            <wp:effectExtent l="0" t="0" r="0" b="0"/>
            <wp:wrapSquare wrapText="bothSides"/>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5907405" cy="2886075"/>
                    </a:xfrm>
                    <a:prstGeom prst="rect">
                      <a:avLst/>
                    </a:prstGeom>
                  </pic:spPr>
                </pic:pic>
              </a:graphicData>
            </a:graphic>
            <wp14:sizeRelH relativeFrom="margin">
              <wp14:pctWidth>0</wp14:pctWidth>
            </wp14:sizeRelH>
            <wp14:sizeRelV relativeFrom="margin">
              <wp14:pctHeight>0</wp14:pctHeight>
            </wp14:sizeRelV>
          </wp:anchor>
        </w:drawing>
      </w:r>
    </w:p>
    <w:p w14:paraId="7ADE0CAE" w14:textId="1FD2AA3D" w:rsidR="00E43FF4" w:rsidRPr="00065330" w:rsidRDefault="00E43FF4" w:rsidP="00E43FF4">
      <w:pPr>
        <w:rPr>
          <w:rFonts w:ascii="Times New Roman" w:hAnsi="Times New Roman" w:cs="Times New Roman"/>
        </w:rPr>
      </w:pPr>
    </w:p>
    <w:p w14:paraId="147E7416" w14:textId="65415568" w:rsidR="00065330" w:rsidRPr="00065330" w:rsidRDefault="00065330" w:rsidP="00065330">
      <w:pPr>
        <w:rPr>
          <w:rFonts w:ascii="Times New Roman" w:hAnsi="Times New Roman" w:cs="Times New Roman"/>
        </w:rPr>
      </w:pPr>
      <w:r w:rsidRPr="00065330">
        <w:rPr>
          <w:rFonts w:ascii="Times New Roman" w:hAnsi="Times New Roman" w:cs="Times New Roman"/>
        </w:rPr>
        <w:t xml:space="preserve">Here’s a montage of about 500 of the images from stage one, courtesy of Damon Crockett’s </w:t>
      </w:r>
      <w:proofErr w:type="spellStart"/>
      <w:r w:rsidRPr="00065330">
        <w:rPr>
          <w:rFonts w:ascii="Times New Roman" w:hAnsi="Times New Roman" w:cs="Times New Roman"/>
        </w:rPr>
        <w:t>ivpy</w:t>
      </w:r>
      <w:proofErr w:type="spellEnd"/>
      <w:r w:rsidRPr="00065330">
        <w:rPr>
          <w:rFonts w:ascii="Times New Roman" w:hAnsi="Times New Roman" w:cs="Times New Roman"/>
        </w:rPr>
        <w:t xml:space="preserve"> Python </w:t>
      </w:r>
      <w:hyperlink r:id="rId16">
        <w:r w:rsidRPr="00065330">
          <w:rPr>
            <w:rStyle w:val="Hyperlink"/>
            <w:rFonts w:ascii="Times New Roman" w:hAnsi="Times New Roman" w:cs="Times New Roman"/>
          </w:rPr>
          <w:t>package:</w:t>
        </w:r>
      </w:hyperlink>
      <w:r w:rsidR="00F07F01" w:rsidRPr="00F07F01">
        <w:rPr>
          <w:rFonts w:ascii="Times New Roman" w:hAnsi="Times New Roman" w:cs="Times New Roman"/>
        </w:rPr>
        <w:t xml:space="preserve"> </w:t>
      </w:r>
    </w:p>
    <w:p w14:paraId="52383A2C" w14:textId="58A0385C" w:rsidR="00065330" w:rsidRPr="00065330" w:rsidRDefault="00F07F01" w:rsidP="00065330">
      <w:pPr>
        <w:rPr>
          <w:rFonts w:ascii="Times New Roman" w:hAnsi="Times New Roman" w:cs="Times New Roman"/>
        </w:rPr>
      </w:pPr>
      <w:r w:rsidRPr="00065330">
        <w:rPr>
          <w:rFonts w:ascii="Times New Roman" w:hAnsi="Times New Roman" w:cs="Times New Roman"/>
          <w:noProof/>
        </w:rPr>
        <w:drawing>
          <wp:anchor distT="0" distB="0" distL="114300" distR="114300" simplePos="0" relativeHeight="251664384" behindDoc="0" locked="0" layoutInCell="1" allowOverlap="1" wp14:anchorId="1CD7F258" wp14:editId="39E69349">
            <wp:simplePos x="0" y="0"/>
            <wp:positionH relativeFrom="column">
              <wp:posOffset>1181100</wp:posOffset>
            </wp:positionH>
            <wp:positionV relativeFrom="paragraph">
              <wp:posOffset>307</wp:posOffset>
            </wp:positionV>
            <wp:extent cx="3709670" cy="3698240"/>
            <wp:effectExtent l="0" t="0" r="0" b="0"/>
            <wp:wrapSquare wrapText="bothSides"/>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9670" cy="3698240"/>
                    </a:xfrm>
                    <a:prstGeom prst="rect">
                      <a:avLst/>
                    </a:prstGeom>
                  </pic:spPr>
                </pic:pic>
              </a:graphicData>
            </a:graphic>
            <wp14:sizeRelH relativeFrom="page">
              <wp14:pctWidth>0</wp14:pctWidth>
            </wp14:sizeRelH>
            <wp14:sizeRelV relativeFrom="page">
              <wp14:pctHeight>0</wp14:pctHeight>
            </wp14:sizeRelV>
          </wp:anchor>
        </w:drawing>
      </w:r>
    </w:p>
    <w:p w14:paraId="7B90BE24" w14:textId="046BDF59" w:rsidR="00687CA0" w:rsidRDefault="00687CA0" w:rsidP="00065330">
      <w:pPr>
        <w:rPr>
          <w:rFonts w:ascii="Times New Roman" w:hAnsi="Times New Roman" w:cs="Times New Roman"/>
          <w:b/>
          <w:bCs/>
        </w:rPr>
      </w:pPr>
      <w:bookmarkStart w:id="55" w:name="Next_Steps_for_Stage_Two"/>
      <w:bookmarkStart w:id="56" w:name="_bookmark4"/>
      <w:bookmarkEnd w:id="55"/>
      <w:bookmarkEnd w:id="56"/>
    </w:p>
    <w:p w14:paraId="4F78B1D9" w14:textId="3A896838" w:rsidR="00687CA0" w:rsidRDefault="00687CA0" w:rsidP="00065330">
      <w:pPr>
        <w:rPr>
          <w:rFonts w:ascii="Times New Roman" w:hAnsi="Times New Roman" w:cs="Times New Roman"/>
          <w:b/>
          <w:bCs/>
        </w:rPr>
      </w:pPr>
    </w:p>
    <w:p w14:paraId="49C5CBF6" w14:textId="6B1C782F" w:rsidR="00687CA0" w:rsidRDefault="00687CA0" w:rsidP="00065330">
      <w:pPr>
        <w:rPr>
          <w:rFonts w:ascii="Times New Roman" w:hAnsi="Times New Roman" w:cs="Times New Roman"/>
          <w:b/>
          <w:bCs/>
        </w:rPr>
      </w:pPr>
    </w:p>
    <w:p w14:paraId="461A99AF" w14:textId="15E6F70C" w:rsidR="00687CA0" w:rsidRDefault="00687CA0" w:rsidP="00065330">
      <w:pPr>
        <w:rPr>
          <w:rFonts w:ascii="Times New Roman" w:hAnsi="Times New Roman" w:cs="Times New Roman"/>
          <w:b/>
          <w:bCs/>
        </w:rPr>
      </w:pPr>
    </w:p>
    <w:p w14:paraId="19CF7DFE" w14:textId="383D89C6" w:rsidR="00687CA0" w:rsidRDefault="00687CA0" w:rsidP="00065330">
      <w:pPr>
        <w:rPr>
          <w:rFonts w:ascii="Times New Roman" w:hAnsi="Times New Roman" w:cs="Times New Roman"/>
          <w:b/>
          <w:bCs/>
        </w:rPr>
      </w:pPr>
    </w:p>
    <w:p w14:paraId="3E92F2D5" w14:textId="15AD4A1A" w:rsidR="00687CA0" w:rsidRDefault="00687CA0" w:rsidP="00065330">
      <w:pPr>
        <w:rPr>
          <w:rFonts w:ascii="Times New Roman" w:hAnsi="Times New Roman" w:cs="Times New Roman"/>
          <w:b/>
          <w:bCs/>
        </w:rPr>
      </w:pPr>
    </w:p>
    <w:p w14:paraId="17433700" w14:textId="77777777" w:rsidR="00F07F01" w:rsidRDefault="00F07F01" w:rsidP="00065330">
      <w:pPr>
        <w:rPr>
          <w:rFonts w:ascii="Times New Roman" w:hAnsi="Times New Roman" w:cs="Times New Roman"/>
          <w:b/>
          <w:bCs/>
        </w:rPr>
      </w:pPr>
    </w:p>
    <w:p w14:paraId="40E28B22" w14:textId="37877BD0" w:rsidR="00F07F01" w:rsidRDefault="00F07F01" w:rsidP="00065330">
      <w:pPr>
        <w:rPr>
          <w:rFonts w:ascii="Times New Roman" w:hAnsi="Times New Roman" w:cs="Times New Roman"/>
          <w:b/>
          <w:bCs/>
        </w:rPr>
      </w:pPr>
    </w:p>
    <w:p w14:paraId="04283DC6" w14:textId="77777777" w:rsidR="00F07F01" w:rsidRDefault="00F07F01" w:rsidP="00065330">
      <w:pPr>
        <w:rPr>
          <w:rFonts w:ascii="Times New Roman" w:hAnsi="Times New Roman" w:cs="Times New Roman"/>
          <w:b/>
          <w:bCs/>
        </w:rPr>
      </w:pPr>
    </w:p>
    <w:p w14:paraId="41F09049" w14:textId="77777777" w:rsidR="00F07F01" w:rsidRDefault="00F07F01" w:rsidP="00065330">
      <w:pPr>
        <w:rPr>
          <w:rFonts w:ascii="Times New Roman" w:hAnsi="Times New Roman" w:cs="Times New Roman"/>
          <w:b/>
          <w:bCs/>
        </w:rPr>
      </w:pPr>
    </w:p>
    <w:p w14:paraId="4B7EA67F" w14:textId="77777777" w:rsidR="00F07F01" w:rsidRDefault="00F07F01" w:rsidP="00065330">
      <w:pPr>
        <w:rPr>
          <w:rFonts w:ascii="Times New Roman" w:hAnsi="Times New Roman" w:cs="Times New Roman"/>
          <w:b/>
          <w:bCs/>
        </w:rPr>
      </w:pPr>
    </w:p>
    <w:p w14:paraId="551999BD" w14:textId="77777777" w:rsidR="00F07F01" w:rsidRDefault="00F07F01" w:rsidP="00065330">
      <w:pPr>
        <w:rPr>
          <w:rFonts w:ascii="Times New Roman" w:hAnsi="Times New Roman" w:cs="Times New Roman"/>
          <w:b/>
          <w:bCs/>
        </w:rPr>
      </w:pPr>
    </w:p>
    <w:p w14:paraId="73634067" w14:textId="77777777" w:rsidR="00F07F01" w:rsidRDefault="00F07F01" w:rsidP="00065330">
      <w:pPr>
        <w:rPr>
          <w:rFonts w:ascii="Times New Roman" w:hAnsi="Times New Roman" w:cs="Times New Roman"/>
          <w:b/>
          <w:bCs/>
        </w:rPr>
      </w:pPr>
    </w:p>
    <w:p w14:paraId="4A402E08" w14:textId="77777777" w:rsidR="00F07F01" w:rsidRDefault="00F07F01" w:rsidP="00065330">
      <w:pPr>
        <w:rPr>
          <w:rFonts w:ascii="Times New Roman" w:hAnsi="Times New Roman" w:cs="Times New Roman"/>
          <w:b/>
          <w:bCs/>
        </w:rPr>
      </w:pPr>
    </w:p>
    <w:p w14:paraId="04FB8FD9" w14:textId="77777777" w:rsidR="00F07F01" w:rsidRDefault="00F07F01" w:rsidP="00065330">
      <w:pPr>
        <w:rPr>
          <w:rFonts w:ascii="Times New Roman" w:hAnsi="Times New Roman" w:cs="Times New Roman"/>
          <w:b/>
          <w:bCs/>
        </w:rPr>
      </w:pPr>
    </w:p>
    <w:p w14:paraId="03B5A9D5" w14:textId="31BEBFB4" w:rsidR="00F07F01" w:rsidRDefault="00F07F01" w:rsidP="00065330">
      <w:pPr>
        <w:rPr>
          <w:rFonts w:ascii="Times New Roman" w:hAnsi="Times New Roman" w:cs="Times New Roman"/>
          <w:b/>
          <w:bCs/>
        </w:rPr>
      </w:pPr>
    </w:p>
    <w:p w14:paraId="3868D84B" w14:textId="77777777" w:rsidR="00F07F01" w:rsidRDefault="00F07F01" w:rsidP="00065330">
      <w:pPr>
        <w:rPr>
          <w:rFonts w:ascii="Times New Roman" w:hAnsi="Times New Roman" w:cs="Times New Roman"/>
          <w:b/>
          <w:bCs/>
        </w:rPr>
      </w:pPr>
    </w:p>
    <w:p w14:paraId="5C71F9CA" w14:textId="77777777" w:rsidR="00F07F01" w:rsidRDefault="00F07F01" w:rsidP="00065330">
      <w:pPr>
        <w:rPr>
          <w:rFonts w:ascii="Times New Roman" w:hAnsi="Times New Roman" w:cs="Times New Roman"/>
          <w:b/>
          <w:bCs/>
        </w:rPr>
      </w:pPr>
    </w:p>
    <w:p w14:paraId="6285968C" w14:textId="77777777" w:rsidR="00F07F01" w:rsidRDefault="00F07F01" w:rsidP="00065330">
      <w:pPr>
        <w:rPr>
          <w:rFonts w:ascii="Times New Roman" w:hAnsi="Times New Roman" w:cs="Times New Roman"/>
          <w:b/>
          <w:bCs/>
        </w:rPr>
      </w:pPr>
    </w:p>
    <w:p w14:paraId="48095A3E" w14:textId="2F2A77D6" w:rsidR="00F07F01" w:rsidRDefault="00F07F01" w:rsidP="00065330">
      <w:pPr>
        <w:rPr>
          <w:rFonts w:ascii="Times New Roman" w:hAnsi="Times New Roman" w:cs="Times New Roman"/>
          <w:b/>
          <w:bCs/>
        </w:rPr>
      </w:pPr>
      <w:r w:rsidRPr="00065330">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A2746BB" wp14:editId="2F7FF5BF">
                <wp:simplePos x="0" y="0"/>
                <wp:positionH relativeFrom="column">
                  <wp:posOffset>1283784</wp:posOffset>
                </wp:positionH>
                <wp:positionV relativeFrom="paragraph">
                  <wp:posOffset>234429</wp:posOffset>
                </wp:positionV>
                <wp:extent cx="3493214" cy="39041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3493214" cy="390418"/>
                        </a:xfrm>
                        <a:prstGeom prst="rect">
                          <a:avLst/>
                        </a:prstGeom>
                        <a:solidFill>
                          <a:schemeClr val="lt1"/>
                        </a:solidFill>
                        <a:ln w="6350">
                          <a:noFill/>
                        </a:ln>
                      </wps:spPr>
                      <wps:txbx>
                        <w:txbxContent>
                          <w:p w14:paraId="3A46FDB7" w14:textId="77777777" w:rsidR="00F07F01" w:rsidRPr="00065330" w:rsidRDefault="00F07F01" w:rsidP="00F07F01">
                            <w:pPr>
                              <w:rPr>
                                <w:rFonts w:ascii="Times New Roman" w:hAnsi="Times New Roman" w:cs="Times New Roman"/>
                              </w:rPr>
                            </w:pPr>
                            <w:r w:rsidRPr="00065330">
                              <w:rPr>
                                <w:rFonts w:ascii="Times New Roman" w:hAnsi="Times New Roman" w:cs="Times New Roman"/>
                              </w:rPr>
                              <w:t>Figure 4: 533 illustrated pages extracted in phase one.</w:t>
                            </w:r>
                          </w:p>
                          <w:p w14:paraId="072E48D4" w14:textId="77777777" w:rsidR="00F07F01" w:rsidRDefault="00F07F01" w:rsidP="00F07F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746BB" id="Text Box 4" o:spid="_x0000_s1028" type="#_x0000_t202" style="position:absolute;margin-left:101.1pt;margin-top:18.45pt;width:275.05pt;height:3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" fillcolor="white [3201]" stroked="f" strokeweight=".5pt">
                <v:textbox>
                  <w:txbxContent>
                    <w:p w14:paraId="3A46FDB7" w14:textId="77777777" w:rsidR="00F07F01" w:rsidRPr="00065330" w:rsidRDefault="00F07F01" w:rsidP="00F07F01">
                      <w:pPr>
                        <w:rPr>
                          <w:rFonts w:ascii="Times New Roman" w:hAnsi="Times New Roman" w:cs="Times New Roman"/>
                        </w:rPr>
                      </w:pPr>
                      <w:r w:rsidRPr="00065330">
                        <w:rPr>
                          <w:rFonts w:ascii="Times New Roman" w:hAnsi="Times New Roman" w:cs="Times New Roman"/>
                        </w:rPr>
                        <w:t>Figure 4: 533 illustrated pages extracted in phase one.</w:t>
                      </w:r>
                    </w:p>
                    <w:p w14:paraId="072E48D4" w14:textId="77777777" w:rsidR="00F07F01" w:rsidRDefault="00F07F01" w:rsidP="00F07F01"/>
                  </w:txbxContent>
                </v:textbox>
              </v:shape>
            </w:pict>
          </mc:Fallback>
        </mc:AlternateContent>
      </w:r>
    </w:p>
    <w:p w14:paraId="58388252" w14:textId="77777777" w:rsidR="00513747" w:rsidRDefault="00513747" w:rsidP="00065330">
      <w:pPr>
        <w:rPr>
          <w:rFonts w:ascii="Times New Roman" w:hAnsi="Times New Roman" w:cs="Times New Roman"/>
          <w:bCs/>
        </w:rPr>
      </w:pPr>
    </w:p>
    <w:p w14:paraId="27E505C4" w14:textId="77777777" w:rsidR="00513747" w:rsidRDefault="00513747" w:rsidP="00065330">
      <w:pPr>
        <w:rPr>
          <w:rFonts w:ascii="Times New Roman" w:hAnsi="Times New Roman" w:cs="Times New Roman"/>
          <w:bCs/>
        </w:rPr>
      </w:pPr>
    </w:p>
    <w:p w14:paraId="5F32271E" w14:textId="77777777" w:rsidR="00513747" w:rsidRDefault="00513747" w:rsidP="00065330">
      <w:pPr>
        <w:rPr>
          <w:rFonts w:ascii="Times New Roman" w:hAnsi="Times New Roman" w:cs="Times New Roman"/>
          <w:bCs/>
        </w:rPr>
      </w:pPr>
    </w:p>
    <w:p w14:paraId="521C7D14" w14:textId="275DC88E" w:rsidR="00065330" w:rsidRDefault="00F07F01" w:rsidP="00065330">
      <w:pPr>
        <w:rPr>
          <w:ins w:id="57" w:author="Stephen Krewson" w:date="2020-01-28T08:36:00Z"/>
          <w:rFonts w:ascii="Times New Roman" w:hAnsi="Times New Roman" w:cs="Times New Roman"/>
          <w:bCs/>
        </w:rPr>
      </w:pPr>
      <w:del w:id="58" w:author="Stephen Krewson" w:date="2020-01-28T08:35:00Z">
        <w:r w:rsidRPr="00F07F01" w:rsidDel="00152304">
          <w:rPr>
            <w:rFonts w:ascii="Times New Roman" w:hAnsi="Times New Roman" w:cs="Times New Roman"/>
            <w:bCs/>
          </w:rPr>
          <w:delText>In the next steps of the project, I’m interested in exploring the following tasks:</w:delText>
        </w:r>
      </w:del>
      <w:ins w:id="59" w:author="Stephen Krewson" w:date="2020-01-28T08:35:00Z">
        <w:r w:rsidR="00152304">
          <w:rPr>
            <w:rFonts w:ascii="Times New Roman" w:hAnsi="Times New Roman" w:cs="Times New Roman"/>
            <w:bCs/>
          </w:rPr>
          <w:t>Here are the next steps of the project:</w:t>
        </w:r>
      </w:ins>
    </w:p>
    <w:p w14:paraId="53E3A6F5" w14:textId="77777777" w:rsidR="00152304" w:rsidRPr="00F07F01" w:rsidRDefault="00152304" w:rsidP="00065330">
      <w:pPr>
        <w:rPr>
          <w:rFonts w:ascii="Times New Roman" w:hAnsi="Times New Roman" w:cs="Times New Roman"/>
          <w:bCs/>
        </w:rPr>
      </w:pPr>
    </w:p>
    <w:p w14:paraId="29F752F7" w14:textId="3DF67591" w:rsidR="00065330" w:rsidRPr="00E43FF4" w:rsidRDefault="00065330" w:rsidP="00E43FF4">
      <w:pPr>
        <w:pStyle w:val="ListParagraph"/>
        <w:numPr>
          <w:ilvl w:val="0"/>
          <w:numId w:val="4"/>
        </w:numPr>
        <w:rPr>
          <w:rFonts w:ascii="Times New Roman" w:hAnsi="Times New Roman" w:cs="Times New Roman"/>
        </w:rPr>
      </w:pPr>
      <w:r w:rsidRPr="00E43FF4">
        <w:rPr>
          <w:rFonts w:ascii="Times New Roman" w:hAnsi="Times New Roman" w:cs="Times New Roman"/>
        </w:rPr>
        <w:t>Get bounding boxes for the images (a</w:t>
      </w:r>
      <w:ins w:id="60" w:author="Stephen Krewson" w:date="2020-01-28T08:35:00Z">
        <w:r w:rsidR="00152304">
          <w:rPr>
            <w:rFonts w:ascii="Times New Roman" w:hAnsi="Times New Roman" w:cs="Times New Roman"/>
          </w:rPr>
          <w:t xml:space="preserve">nother </w:t>
        </w:r>
      </w:ins>
      <w:del w:id="61" w:author="Stephen Krewson" w:date="2020-01-28T08:34:00Z">
        <w:r w:rsidRPr="00E43FF4" w:rsidDel="00152304">
          <w:rPr>
            <w:rFonts w:ascii="Times New Roman" w:hAnsi="Times New Roman" w:cs="Times New Roman"/>
          </w:rPr>
          <w:delText>nother</w:delText>
        </w:r>
      </w:del>
      <w:del w:id="62" w:author="Stephen Krewson" w:date="2020-01-28T08:35:00Z">
        <w:r w:rsidRPr="00E43FF4" w:rsidDel="00152304">
          <w:rPr>
            <w:rFonts w:ascii="Times New Roman" w:hAnsi="Times New Roman" w:cs="Times New Roman"/>
          </w:rPr>
          <w:delText xml:space="preserve"> </w:delText>
        </w:r>
      </w:del>
      <w:ins w:id="63" w:author="Stephen Krewson" w:date="2020-01-28T08:34:00Z">
        <w:r w:rsidR="001A018D">
          <w:rPr>
            <w:rFonts w:ascii="Times New Roman" w:hAnsi="Times New Roman" w:cs="Times New Roman"/>
          </w:rPr>
          <w:t>retra</w:t>
        </w:r>
        <w:r w:rsidR="00152304">
          <w:rPr>
            <w:rFonts w:ascii="Times New Roman" w:hAnsi="Times New Roman" w:cs="Times New Roman"/>
          </w:rPr>
          <w:t xml:space="preserve">ined </w:t>
        </w:r>
      </w:ins>
      <w:r w:rsidRPr="00E43FF4">
        <w:rPr>
          <w:rFonts w:ascii="Times New Roman" w:hAnsi="Times New Roman" w:cs="Times New Roman"/>
        </w:rPr>
        <w:t>CNN)</w:t>
      </w:r>
    </w:p>
    <w:p w14:paraId="10369A63" w14:textId="445C7D5A" w:rsidR="00065330" w:rsidRPr="00E43FF4" w:rsidRDefault="00065330" w:rsidP="00E43FF4">
      <w:pPr>
        <w:pStyle w:val="ListParagraph"/>
        <w:numPr>
          <w:ilvl w:val="0"/>
          <w:numId w:val="4"/>
        </w:numPr>
        <w:rPr>
          <w:rFonts w:ascii="Times New Roman" w:hAnsi="Times New Roman" w:cs="Times New Roman"/>
        </w:rPr>
      </w:pPr>
      <w:r w:rsidRPr="00E43FF4">
        <w:rPr>
          <w:rFonts w:ascii="Times New Roman" w:hAnsi="Times New Roman" w:cs="Times New Roman"/>
        </w:rPr>
        <w:lastRenderedPageBreak/>
        <w:t>“Fingerprint” the images with difference/perceptual hash or simply by using the last fully-connected layer from their representation in the stage-two neural network.</w:t>
      </w:r>
    </w:p>
    <w:p w14:paraId="19CD747A" w14:textId="294078C3" w:rsidR="00065330" w:rsidRPr="00E43FF4" w:rsidRDefault="00065330" w:rsidP="00E43FF4">
      <w:pPr>
        <w:pStyle w:val="ListParagraph"/>
        <w:numPr>
          <w:ilvl w:val="1"/>
          <w:numId w:val="4"/>
        </w:numPr>
        <w:rPr>
          <w:rFonts w:ascii="Times New Roman" w:hAnsi="Times New Roman" w:cs="Times New Roman"/>
        </w:rPr>
      </w:pPr>
      <w:r w:rsidRPr="00E43FF4">
        <w:rPr>
          <w:rFonts w:ascii="Times New Roman" w:hAnsi="Times New Roman" w:cs="Times New Roman"/>
        </w:rPr>
        <w:t>Define some simple experiments to assess which method is best for non-photorealistic images from historical books</w:t>
      </w:r>
    </w:p>
    <w:p w14:paraId="79FA1BBF" w14:textId="2D094E60" w:rsidR="00065330" w:rsidRPr="00E43FF4" w:rsidRDefault="00065330" w:rsidP="00E43FF4">
      <w:pPr>
        <w:pStyle w:val="ListParagraph"/>
        <w:numPr>
          <w:ilvl w:val="0"/>
          <w:numId w:val="4"/>
        </w:numPr>
        <w:rPr>
          <w:rFonts w:ascii="Times New Roman" w:hAnsi="Times New Roman" w:cs="Times New Roman"/>
        </w:rPr>
      </w:pPr>
      <w:r w:rsidRPr="00E43FF4">
        <w:rPr>
          <w:rFonts w:ascii="Times New Roman" w:hAnsi="Times New Roman" w:cs="Times New Roman"/>
        </w:rPr>
        <w:t>Build a lookup tree of nearest neighbors</w:t>
      </w:r>
      <w:ins w:id="64" w:author="Stephen Krewson" w:date="2020-01-28T08:36:00Z">
        <w:r w:rsidR="00152304">
          <w:rPr>
            <w:rFonts w:ascii="Times New Roman" w:hAnsi="Times New Roman" w:cs="Times New Roman"/>
          </w:rPr>
          <w:t xml:space="preserve"> and a way to reverse image search</w:t>
        </w:r>
      </w:ins>
      <w:bookmarkStart w:id="65" w:name="_GoBack"/>
      <w:bookmarkEnd w:id="65"/>
    </w:p>
    <w:p w14:paraId="62878B2B" w14:textId="77777777" w:rsidR="001A018D" w:rsidRPr="001A018D" w:rsidRDefault="00065330" w:rsidP="00E86615">
      <w:pPr>
        <w:pStyle w:val="ListParagraph"/>
        <w:numPr>
          <w:ilvl w:val="0"/>
          <w:numId w:val="4"/>
        </w:numPr>
        <w:rPr>
          <w:ins w:id="66" w:author="Stephen Krewson" w:date="2020-01-28T08:34:00Z"/>
          <w:rPrChange w:id="67" w:author="Stephen Krewson" w:date="2020-01-28T08:34:00Z">
            <w:rPr>
              <w:ins w:id="68" w:author="Stephen Krewson" w:date="2020-01-28T08:34:00Z"/>
              <w:rFonts w:ascii="Times New Roman" w:hAnsi="Times New Roman" w:cs="Times New Roman"/>
            </w:rPr>
          </w:rPrChange>
        </w:rPr>
      </w:pPr>
      <w:r w:rsidRPr="00E43FF4">
        <w:rPr>
          <w:rFonts w:ascii="Times New Roman" w:hAnsi="Times New Roman" w:cs="Times New Roman"/>
        </w:rPr>
        <w:t>Select a few clusters of stylistically similar images</w:t>
      </w:r>
    </w:p>
    <w:p w14:paraId="63D7154C" w14:textId="180DDBA2" w:rsidR="00E0100D" w:rsidRPr="00E0100D" w:rsidRDefault="00065330" w:rsidP="001A018D">
      <w:pPr>
        <w:pStyle w:val="ListParagraph"/>
        <w:numPr>
          <w:ilvl w:val="1"/>
          <w:numId w:val="4"/>
        </w:numPr>
        <w:pPrChange w:id="69" w:author="Stephen Krewson" w:date="2020-01-28T08:34:00Z">
          <w:pPr>
            <w:pStyle w:val="ListParagraph"/>
            <w:numPr>
              <w:numId w:val="4"/>
            </w:numPr>
            <w:ind w:hanging="360"/>
          </w:pPr>
        </w:pPrChange>
      </w:pPr>
      <w:del w:id="70" w:author="Stephen Krewson" w:date="2020-01-28T08:34:00Z">
        <w:r w:rsidRPr="00E43FF4" w:rsidDel="001A018D">
          <w:rPr>
            <w:rFonts w:ascii="Times New Roman" w:hAnsi="Times New Roman" w:cs="Times New Roman"/>
          </w:rPr>
          <w:delText xml:space="preserve"> and </w:delText>
        </w:r>
      </w:del>
      <w:ins w:id="71" w:author="Stephen Krewson" w:date="2020-01-28T08:34:00Z">
        <w:r w:rsidR="001A018D">
          <w:rPr>
            <w:rFonts w:ascii="Times New Roman" w:hAnsi="Times New Roman" w:cs="Times New Roman"/>
          </w:rPr>
          <w:t xml:space="preserve">Historicize and </w:t>
        </w:r>
      </w:ins>
      <w:del w:id="72" w:author="Stephen Krewson" w:date="2020-01-28T08:34:00Z">
        <w:r w:rsidRPr="00E43FF4" w:rsidDel="001A018D">
          <w:rPr>
            <w:rFonts w:ascii="Times New Roman" w:hAnsi="Times New Roman" w:cs="Times New Roman"/>
          </w:rPr>
          <w:delText>historicize/</w:delText>
        </w:r>
      </w:del>
      <w:ins w:id="73" w:author="Stephen Krewson" w:date="2020-01-28T08:34:00Z">
        <w:r w:rsidR="001A018D">
          <w:rPr>
            <w:rFonts w:ascii="Times New Roman" w:hAnsi="Times New Roman" w:cs="Times New Roman"/>
          </w:rPr>
          <w:t>i</w:t>
        </w:r>
      </w:ins>
      <w:del w:id="74" w:author="Stephen Krewson" w:date="2020-01-28T08:34:00Z">
        <w:r w:rsidRPr="00E43FF4" w:rsidDel="001A018D">
          <w:rPr>
            <w:rFonts w:ascii="Times New Roman" w:hAnsi="Times New Roman" w:cs="Times New Roman"/>
          </w:rPr>
          <w:delText>I</w:delText>
        </w:r>
      </w:del>
      <w:r w:rsidRPr="00E43FF4">
        <w:rPr>
          <w:rFonts w:ascii="Times New Roman" w:hAnsi="Times New Roman" w:cs="Times New Roman"/>
        </w:rPr>
        <w:t>nterpret!</w:t>
      </w:r>
    </w:p>
    <w:sectPr w:rsidR="00E0100D" w:rsidRPr="00E0100D" w:rsidSect="00D35103">
      <w:footerReference w:type="even" r:id="rId18"/>
      <w:footerReference w:type="default" r:id="rId19"/>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96DE5" w14:textId="77777777" w:rsidR="00A26719" w:rsidRDefault="00A26719">
      <w:r>
        <w:separator/>
      </w:r>
    </w:p>
  </w:endnote>
  <w:endnote w:type="continuationSeparator" w:id="0">
    <w:p w14:paraId="40ADD304" w14:textId="77777777" w:rsidR="00A26719" w:rsidRDefault="00A26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aco">
    <w:altName w:val="Monaco"/>
    <w:charset w:val="4D"/>
    <w:family w:val="auto"/>
    <w:pitch w:val="variable"/>
    <w:sig w:usb0="A00002FF" w:usb1="500039F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2435500"/>
      <w:docPartObj>
        <w:docPartGallery w:val="Page Numbers (Bottom of Page)"/>
        <w:docPartUnique/>
      </w:docPartObj>
    </w:sdtPr>
    <w:sdtEndPr>
      <w:rPr>
        <w:rStyle w:val="PageNumber"/>
      </w:rPr>
    </w:sdtEndPr>
    <w:sdtContent>
      <w:p w14:paraId="6983A84B" w14:textId="77777777" w:rsidR="00DB5C69" w:rsidRDefault="00513747" w:rsidP="005B7E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DC2B4C" w14:textId="77777777" w:rsidR="00DB5C69" w:rsidRDefault="00A26719" w:rsidP="00DB5C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67694516"/>
      <w:docPartObj>
        <w:docPartGallery w:val="Page Numbers (Bottom of Page)"/>
        <w:docPartUnique/>
      </w:docPartObj>
    </w:sdtPr>
    <w:sdtEndPr>
      <w:rPr>
        <w:rStyle w:val="PageNumber"/>
      </w:rPr>
    </w:sdtEndPr>
    <w:sdtContent>
      <w:p w14:paraId="25DB9F67" w14:textId="77777777" w:rsidR="00DB5C69" w:rsidRDefault="00513747" w:rsidP="005B7E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757EF806" w14:textId="77777777" w:rsidR="00C458B8" w:rsidRDefault="00513747" w:rsidP="00DB5C69">
    <w:pPr>
      <w:pStyle w:val="BodyText"/>
      <w:spacing w:line="14" w:lineRule="auto"/>
      <w:ind w:right="360"/>
    </w:pPr>
    <w:r>
      <w:rPr>
        <w:noProof/>
      </w:rPr>
      <mc:AlternateContent>
        <mc:Choice Requires="wps">
          <w:drawing>
            <wp:anchor distT="0" distB="0" distL="114300" distR="114300" simplePos="0" relativeHeight="251659264" behindDoc="1" locked="0" layoutInCell="1" allowOverlap="1" wp14:anchorId="039C3838" wp14:editId="1B257225">
              <wp:simplePos x="0" y="0"/>
              <wp:positionH relativeFrom="page">
                <wp:posOffset>3811905</wp:posOffset>
              </wp:positionH>
              <wp:positionV relativeFrom="page">
                <wp:posOffset>8768080</wp:posOffset>
              </wp:positionV>
              <wp:extent cx="139700" cy="205105"/>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700"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25271" w14:textId="77777777" w:rsidR="00C458B8" w:rsidRDefault="00513747">
                          <w:pPr>
                            <w:pStyle w:val="BodyText"/>
                            <w:spacing w:before="58"/>
                            <w:ind w:left="60"/>
                          </w:pPr>
                          <w:r>
                            <w:fldChar w:fldCharType="begin"/>
                          </w:r>
                          <w:r>
                            <w:rPr>
                              <w:w w:val="99"/>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9C3838" id="_x0000_t202" coordsize="21600,21600" o:spt="202" path="m,l,21600r21600,l21600,xe">
              <v:stroke joinstyle="miter"/>
              <v:path gradientshapeok="t" o:connecttype="rect"/>
            </v:shapetype>
            <v:shape id="Text Box 1" o:spid="_x0000_s1029" type="#_x0000_t202" style="position:absolute;margin-left:300.15pt;margin-top:690.4pt;width:11pt;height:16.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" filled="f" stroked="f">
              <v:path arrowok="t"/>
              <v:textbox inset="0,0,0,0">
                <w:txbxContent>
                  <w:p w14:paraId="7C925271" w14:textId="77777777" w:rsidR="00C458B8" w:rsidRDefault="00513747">
                    <w:pPr>
                      <w:pStyle w:val="BodyText"/>
                      <w:spacing w:before="58"/>
                      <w:ind w:left="60"/>
                    </w:pPr>
                    <w:r>
                      <w:fldChar w:fldCharType="begin"/>
                    </w:r>
                    <w:r>
                      <w:rPr>
                        <w:w w:val="99"/>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5344BB" w14:textId="77777777" w:rsidR="00A26719" w:rsidRDefault="00A26719">
      <w:r>
        <w:separator/>
      </w:r>
    </w:p>
  </w:footnote>
  <w:footnote w:type="continuationSeparator" w:id="0">
    <w:p w14:paraId="65B060CF" w14:textId="77777777" w:rsidR="00A26719" w:rsidRDefault="00A267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A5125"/>
    <w:multiLevelType w:val="hybridMultilevel"/>
    <w:tmpl w:val="97368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FD3DE0"/>
    <w:multiLevelType w:val="hybridMultilevel"/>
    <w:tmpl w:val="03F6597E"/>
    <w:lvl w:ilvl="0" w:tplc="91804CE8">
      <w:numFmt w:val="bullet"/>
      <w:lvlText w:val="&gt;"/>
      <w:lvlJc w:val="left"/>
      <w:pPr>
        <w:ind w:left="1164" w:hanging="210"/>
      </w:pPr>
      <w:rPr>
        <w:rFonts w:ascii="Monaco" w:eastAsia="Monaco" w:hAnsi="Monaco" w:cs="Monaco" w:hint="default"/>
        <w:color w:val="666666"/>
        <w:w w:val="87"/>
        <w:sz w:val="20"/>
        <w:szCs w:val="20"/>
      </w:rPr>
    </w:lvl>
    <w:lvl w:ilvl="1" w:tplc="F86270FC">
      <w:numFmt w:val="bullet"/>
      <w:lvlText w:val="•"/>
      <w:lvlJc w:val="left"/>
      <w:pPr>
        <w:ind w:left="1453" w:hanging="255"/>
      </w:pPr>
      <w:rPr>
        <w:rFonts w:ascii="Arial" w:eastAsia="Arial" w:hAnsi="Arial" w:cs="Arial" w:hint="default"/>
        <w:w w:val="221"/>
        <w:sz w:val="20"/>
        <w:szCs w:val="20"/>
      </w:rPr>
    </w:lvl>
    <w:lvl w:ilvl="2" w:tplc="13D89382">
      <w:numFmt w:val="bullet"/>
      <w:lvlText w:val="•"/>
      <w:lvlJc w:val="left"/>
      <w:pPr>
        <w:ind w:left="1900" w:hanging="255"/>
      </w:pPr>
      <w:rPr>
        <w:rFonts w:hint="default"/>
      </w:rPr>
    </w:lvl>
    <w:lvl w:ilvl="3" w:tplc="47E46306">
      <w:numFmt w:val="bullet"/>
      <w:lvlText w:val="•"/>
      <w:lvlJc w:val="left"/>
      <w:pPr>
        <w:ind w:left="2920" w:hanging="255"/>
      </w:pPr>
      <w:rPr>
        <w:rFonts w:hint="default"/>
      </w:rPr>
    </w:lvl>
    <w:lvl w:ilvl="4" w:tplc="743EF80E">
      <w:numFmt w:val="bullet"/>
      <w:lvlText w:val="•"/>
      <w:lvlJc w:val="left"/>
      <w:pPr>
        <w:ind w:left="3940" w:hanging="255"/>
      </w:pPr>
      <w:rPr>
        <w:rFonts w:hint="default"/>
      </w:rPr>
    </w:lvl>
    <w:lvl w:ilvl="5" w:tplc="F990B5A2">
      <w:numFmt w:val="bullet"/>
      <w:lvlText w:val="•"/>
      <w:lvlJc w:val="left"/>
      <w:pPr>
        <w:ind w:left="4960" w:hanging="255"/>
      </w:pPr>
      <w:rPr>
        <w:rFonts w:hint="default"/>
      </w:rPr>
    </w:lvl>
    <w:lvl w:ilvl="6" w:tplc="87402178">
      <w:numFmt w:val="bullet"/>
      <w:lvlText w:val="•"/>
      <w:lvlJc w:val="left"/>
      <w:pPr>
        <w:ind w:left="5980" w:hanging="255"/>
      </w:pPr>
      <w:rPr>
        <w:rFonts w:hint="default"/>
      </w:rPr>
    </w:lvl>
    <w:lvl w:ilvl="7" w:tplc="7608AA30">
      <w:numFmt w:val="bullet"/>
      <w:lvlText w:val="•"/>
      <w:lvlJc w:val="left"/>
      <w:pPr>
        <w:ind w:left="7000" w:hanging="255"/>
      </w:pPr>
      <w:rPr>
        <w:rFonts w:hint="default"/>
      </w:rPr>
    </w:lvl>
    <w:lvl w:ilvl="8" w:tplc="8EAE4EB4">
      <w:numFmt w:val="bullet"/>
      <w:lvlText w:val="•"/>
      <w:lvlJc w:val="left"/>
      <w:pPr>
        <w:ind w:left="8020" w:hanging="255"/>
      </w:pPr>
      <w:rPr>
        <w:rFonts w:hint="default"/>
      </w:rPr>
    </w:lvl>
  </w:abstractNum>
  <w:abstractNum w:abstractNumId="2" w15:restartNumberingAfterBreak="0">
    <w:nsid w:val="4F693984"/>
    <w:multiLevelType w:val="hybridMultilevel"/>
    <w:tmpl w:val="8F541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1B5B92"/>
    <w:multiLevelType w:val="hybridMultilevel"/>
    <w:tmpl w:val="52CA7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070E2B4">
      <w:numFmt w:val="bullet"/>
      <w:lvlText w:val="–"/>
      <w:lvlJc w:val="left"/>
      <w:pPr>
        <w:ind w:left="2160" w:hanging="360"/>
      </w:pPr>
      <w:rPr>
        <w:rFonts w:ascii="Times New Roman" w:eastAsiaTheme="minorHAnsi" w:hAnsi="Times New Roman" w:cs="Times New Roman" w:hint="default"/>
        <w:b/>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phen Krewson">
    <w15:presenceInfo w15:providerId="Windows Live" w15:userId="49afff986ee0e5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330"/>
    <w:rsid w:val="00064D6E"/>
    <w:rsid w:val="00065330"/>
    <w:rsid w:val="0012513C"/>
    <w:rsid w:val="00152304"/>
    <w:rsid w:val="001A018D"/>
    <w:rsid w:val="001C4DB7"/>
    <w:rsid w:val="001D0EEB"/>
    <w:rsid w:val="002A6F20"/>
    <w:rsid w:val="00345A30"/>
    <w:rsid w:val="003D531C"/>
    <w:rsid w:val="00513747"/>
    <w:rsid w:val="00516812"/>
    <w:rsid w:val="005252CB"/>
    <w:rsid w:val="00687CA0"/>
    <w:rsid w:val="006A52B2"/>
    <w:rsid w:val="006A6DDD"/>
    <w:rsid w:val="006C578A"/>
    <w:rsid w:val="00757C84"/>
    <w:rsid w:val="007E2E55"/>
    <w:rsid w:val="008B70C3"/>
    <w:rsid w:val="008C4F2E"/>
    <w:rsid w:val="00914019"/>
    <w:rsid w:val="00971C62"/>
    <w:rsid w:val="00A26719"/>
    <w:rsid w:val="00A92175"/>
    <w:rsid w:val="00BA2B8E"/>
    <w:rsid w:val="00C308CD"/>
    <w:rsid w:val="00D26CD8"/>
    <w:rsid w:val="00D3586C"/>
    <w:rsid w:val="00D4719E"/>
    <w:rsid w:val="00DC0AA0"/>
    <w:rsid w:val="00E0100D"/>
    <w:rsid w:val="00E43FF4"/>
    <w:rsid w:val="00E6701F"/>
    <w:rsid w:val="00E86615"/>
    <w:rsid w:val="00E94F63"/>
    <w:rsid w:val="00EC10B8"/>
    <w:rsid w:val="00EC7B67"/>
    <w:rsid w:val="00EF5F5E"/>
    <w:rsid w:val="00F0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1CE6B"/>
  <w14:defaultImageDpi w14:val="32767"/>
  <w15:chartTrackingRefBased/>
  <w15:docId w15:val="{A47DCBBC-5C5E-D34E-8C00-BD6A5BE11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065330"/>
    <w:pPr>
      <w:spacing w:after="120"/>
    </w:pPr>
  </w:style>
  <w:style w:type="character" w:customStyle="1" w:styleId="BodyTextChar">
    <w:name w:val="Body Text Char"/>
    <w:basedOn w:val="DefaultParagraphFont"/>
    <w:link w:val="BodyText"/>
    <w:uiPriority w:val="99"/>
    <w:semiHidden/>
    <w:rsid w:val="00065330"/>
  </w:style>
  <w:style w:type="paragraph" w:styleId="Footer">
    <w:name w:val="footer"/>
    <w:basedOn w:val="Normal"/>
    <w:link w:val="FooterChar"/>
    <w:uiPriority w:val="99"/>
    <w:unhideWhenUsed/>
    <w:rsid w:val="00065330"/>
    <w:pPr>
      <w:widowControl w:val="0"/>
      <w:tabs>
        <w:tab w:val="center" w:pos="4680"/>
        <w:tab w:val="right" w:pos="9360"/>
      </w:tabs>
      <w:autoSpaceDE w:val="0"/>
      <w:autoSpaceDN w:val="0"/>
    </w:pPr>
    <w:rPr>
      <w:rFonts w:ascii="Times New Roman" w:eastAsia="Times New Roman" w:hAnsi="Times New Roman" w:cs="Times New Roman"/>
      <w:sz w:val="22"/>
      <w:szCs w:val="22"/>
    </w:rPr>
  </w:style>
  <w:style w:type="character" w:customStyle="1" w:styleId="FooterChar">
    <w:name w:val="Footer Char"/>
    <w:basedOn w:val="DefaultParagraphFont"/>
    <w:link w:val="Footer"/>
    <w:uiPriority w:val="99"/>
    <w:rsid w:val="00065330"/>
    <w:rPr>
      <w:rFonts w:ascii="Times New Roman" w:eastAsia="Times New Roman" w:hAnsi="Times New Roman" w:cs="Times New Roman"/>
      <w:sz w:val="22"/>
      <w:szCs w:val="22"/>
    </w:rPr>
  </w:style>
  <w:style w:type="character" w:styleId="PageNumber">
    <w:name w:val="page number"/>
    <w:basedOn w:val="DefaultParagraphFont"/>
    <w:uiPriority w:val="99"/>
    <w:semiHidden/>
    <w:unhideWhenUsed/>
    <w:rsid w:val="00065330"/>
  </w:style>
  <w:style w:type="character" w:styleId="Hyperlink">
    <w:name w:val="Hyperlink"/>
    <w:basedOn w:val="DefaultParagraphFont"/>
    <w:uiPriority w:val="99"/>
    <w:unhideWhenUsed/>
    <w:rsid w:val="00065330"/>
    <w:rPr>
      <w:color w:val="0563C1" w:themeColor="hyperlink"/>
      <w:u w:val="single"/>
    </w:rPr>
  </w:style>
  <w:style w:type="character" w:styleId="UnresolvedMention">
    <w:name w:val="Unresolved Mention"/>
    <w:basedOn w:val="DefaultParagraphFont"/>
    <w:uiPriority w:val="99"/>
    <w:rsid w:val="00065330"/>
    <w:rPr>
      <w:color w:val="605E5C"/>
      <w:shd w:val="clear" w:color="auto" w:fill="E1DFDD"/>
    </w:rPr>
  </w:style>
  <w:style w:type="paragraph" w:styleId="ListParagraph">
    <w:name w:val="List Paragraph"/>
    <w:basedOn w:val="Normal"/>
    <w:uiPriority w:val="34"/>
    <w:qFormat/>
    <w:rsid w:val="00E43FF4"/>
    <w:pPr>
      <w:ind w:left="720"/>
      <w:contextualSpacing/>
    </w:pPr>
  </w:style>
  <w:style w:type="paragraph" w:styleId="BalloonText">
    <w:name w:val="Balloon Text"/>
    <w:basedOn w:val="Normal"/>
    <w:link w:val="BalloonTextChar"/>
    <w:uiPriority w:val="99"/>
    <w:semiHidden/>
    <w:unhideWhenUsed/>
    <w:rsid w:val="005252C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52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athitrust.org/hathitrust-research-center-awards-five-acs-projects" TargetMode="External"/><Relationship Id="rId13" Type="http://schemas.openxmlformats.org/officeDocument/2006/relationships/hyperlink" Target="https://www.fast.ai/" TargetMode="External"/><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hyperlink" Target="http://damoncrockett.com/projects/ivpy.ht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hathitrust.org/hathifiles"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Kondratiev_wave" TargetMode="External"/><Relationship Id="rId14" Type="http://schemas.openxmlformats.org/officeDocument/2006/relationships/hyperlink" Target="https://github.com/htrc/ACS-krewso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B485D-261E-440E-9393-6CCE1756D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1406</Words>
  <Characters>8020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Dubnicek, Ryan C</dc:creator>
  <cp:keywords/>
  <dc:description/>
  <cp:lastModifiedBy>Stephen Krewson</cp:lastModifiedBy>
  <cp:revision>2</cp:revision>
  <dcterms:created xsi:type="dcterms:W3CDTF">2020-01-28T13:36:00Z</dcterms:created>
  <dcterms:modified xsi:type="dcterms:W3CDTF">2020-01-28T13:36:00Z</dcterms:modified>
</cp:coreProperties>
</file>